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6C7D53" w14:textId="7EF19306" w:rsidR="0029163B" w:rsidRDefault="008E71B9">
      <w:r>
        <w:rPr>
          <w:b/>
          <w:bCs/>
        </w:rPr>
        <w:t xml:space="preserve">Konzernbetriebsvereinbarung über die Einführung und Nutzung von Künstlicher Intelligenz (KI) </w:t>
      </w:r>
    </w:p>
    <w:p w14:paraId="511089B5" w14:textId="77777777" w:rsidR="0029163B" w:rsidRDefault="008E71B9">
      <w:pPr>
        <w:jc w:val="center"/>
      </w:pPr>
      <w:r>
        <w:t>Zwischen</w:t>
      </w:r>
    </w:p>
    <w:p w14:paraId="027FB335" w14:textId="77777777" w:rsidR="0029163B" w:rsidRDefault="008E71B9">
      <w:r>
        <w:rPr>
          <w:b/>
          <w:bCs/>
        </w:rPr>
        <w:t xml:space="preserve">der Rheinische Post Mediengruppe GmbH, </w:t>
      </w:r>
      <w:r>
        <w:rPr>
          <w:b/>
          <w:bCs/>
        </w:rPr>
        <w:br/>
      </w:r>
      <w:r>
        <w:t>vertreten durch die Geschäftsführung</w:t>
      </w:r>
    </w:p>
    <w:p w14:paraId="780AB28C" w14:textId="77777777" w:rsidR="0029163B" w:rsidRDefault="008E71B9">
      <w:r>
        <w:t>– nachfolgend „Arbeitgeber” genannt –</w:t>
      </w:r>
    </w:p>
    <w:p w14:paraId="4D708AD7" w14:textId="77777777" w:rsidR="0029163B" w:rsidRDefault="008E71B9">
      <w:pPr>
        <w:jc w:val="center"/>
      </w:pPr>
      <w:r>
        <w:t>und</w:t>
      </w:r>
    </w:p>
    <w:p w14:paraId="718B2CC0" w14:textId="77777777" w:rsidR="0029163B" w:rsidRDefault="008E71B9">
      <w:r>
        <w:rPr>
          <w:b/>
          <w:bCs/>
        </w:rPr>
        <w:t xml:space="preserve">dem Konzernbetriebsrat der Rheinische Post Mediengruppe GmbH, </w:t>
      </w:r>
      <w:r>
        <w:rPr>
          <w:b/>
          <w:bCs/>
        </w:rPr>
        <w:br/>
      </w:r>
      <w:r>
        <w:t>vertreten durch den Vorsitzenden</w:t>
      </w:r>
    </w:p>
    <w:p w14:paraId="0340A901" w14:textId="77777777" w:rsidR="0029163B" w:rsidRDefault="008E71B9">
      <w:r>
        <w:t xml:space="preserve">– nachfolgend „Betriebsrat” genannt – </w:t>
      </w:r>
    </w:p>
    <w:p w14:paraId="62A04A87" w14:textId="208DD028" w:rsidR="0029163B" w:rsidRDefault="008E71B9">
      <w:r>
        <w:t xml:space="preserve">wird folgende Konzernbetriebsvereinbarung über die Einführung und Anwendung der Anwendung von </w:t>
      </w:r>
      <w:proofErr w:type="gramStart"/>
      <w:r>
        <w:t>KI Systemen</w:t>
      </w:r>
      <w:proofErr w:type="gramEnd"/>
      <w:r>
        <w:t xml:space="preserve"> geschlossen: </w:t>
      </w:r>
    </w:p>
    <w:p w14:paraId="3A57FB9B" w14:textId="77777777" w:rsidR="0029163B" w:rsidRDefault="0029163B"/>
    <w:p w14:paraId="5C5C3CA1" w14:textId="77777777" w:rsidR="0029163B" w:rsidRDefault="008E71B9">
      <w:r>
        <w:rPr>
          <w:b/>
          <w:bCs/>
        </w:rPr>
        <w:t>§ 1 Zielsetzung und Anwendungsbereich (Präambel)</w:t>
      </w:r>
    </w:p>
    <w:p w14:paraId="598EC5BA" w14:textId="77777777" w:rsidR="0029163B" w:rsidRDefault="008E71B9">
      <w:pPr>
        <w:pStyle w:val="Listenabsatz"/>
        <w:numPr>
          <w:ilvl w:val="0"/>
          <w:numId w:val="10"/>
        </w:numPr>
      </w:pPr>
      <w:r>
        <w:t xml:space="preserve">Diese Betriebsvereinbarung schafft einen verbindlichen Rahmen für die </w:t>
      </w:r>
      <w:r>
        <w:rPr>
          <w:b/>
          <w:bCs/>
        </w:rPr>
        <w:t>Einführung, Nutzung, Änderung und Beendigung von KI-Systemen</w:t>
      </w:r>
      <w:r>
        <w:t xml:space="preserve">. Sie stellt sicher, dass die Rechte und Interessen der Beschäftigten bei der Transformation der Arbeitswelt durch KI gewahrt bleiben. Die Vereinbarung gilt für alle KI-basierten Systeme im Unternehmen. </w:t>
      </w:r>
    </w:p>
    <w:p w14:paraId="55445739" w14:textId="77777777" w:rsidR="0029163B" w:rsidRDefault="0029163B">
      <w:pPr>
        <w:pStyle w:val="Listenabsatz"/>
      </w:pPr>
    </w:p>
    <w:p w14:paraId="39D2F9B4" w14:textId="77777777" w:rsidR="0029163B" w:rsidRDefault="008E71B9">
      <w:pPr>
        <w:pStyle w:val="Listenabsatz"/>
        <w:numPr>
          <w:ilvl w:val="0"/>
          <w:numId w:val="10"/>
        </w:numPr>
      </w:pPr>
      <w:r>
        <w:t>Die Regelungen dieser Betriebsvereinbarung gelten unmittelbar und verbindlich. Sie sind so auszulegen, dass sie den ethischen Leitlinien für eine vertrauenswürdige KI des BMWK (</w:t>
      </w:r>
      <w:proofErr w:type="gramStart"/>
      <w:r>
        <w:t>https://www.bmwk.de/Redaktion/DE/Schlaglichter-der-Wirtschaftspolitik/2021/09/11-ethische-leitlinien-fur-kunstliche-intelligenz.html )</w:t>
      </w:r>
      <w:proofErr w:type="gramEnd"/>
      <w:r>
        <w:t xml:space="preserve"> und den Compliance-Regelungen des Arbeitgebers entsprechen.</w:t>
      </w:r>
    </w:p>
    <w:p w14:paraId="6DC2399E" w14:textId="77777777" w:rsidR="0029163B" w:rsidRDefault="008E71B9">
      <w:pPr>
        <w:rPr>
          <w:b/>
          <w:bCs/>
        </w:rPr>
      </w:pPr>
      <w:r>
        <w:rPr>
          <w:b/>
          <w:bCs/>
        </w:rPr>
        <w:t>§ 2 Grundsätze beim Einsatz von KI</w:t>
      </w:r>
    </w:p>
    <w:p w14:paraId="7E152997" w14:textId="5C8B2021" w:rsidR="0029163B" w:rsidRDefault="008E71B9">
      <w:pPr>
        <w:numPr>
          <w:ilvl w:val="0"/>
          <w:numId w:val="1"/>
        </w:numPr>
      </w:pPr>
      <w:r>
        <w:rPr>
          <w:b/>
          <w:bCs/>
        </w:rPr>
        <w:t>Menschenzentrierter Einsatz</w:t>
      </w:r>
      <w:r>
        <w:t xml:space="preserve">: Der Mensch steht bei der Nutzung von KI-Systemen im Mittelpunkt. KI dient der Unterstützung, nicht der Ersetzung von Beschäftigten. Die Einführung und Nutzung von KI-Anwendungen, auch modifizierte und angepasste Versionen einer oder mehrerer </w:t>
      </w:r>
      <w:proofErr w:type="gramStart"/>
      <w:r>
        <w:t>KI Software</w:t>
      </w:r>
      <w:proofErr w:type="gramEnd"/>
      <w:r>
        <w:t xml:space="preserve"> (auch. über ein etwaiges unternehmenseigenes KI-System) ist daher in jedem Fall so einzurichten, dass sie durch Menschen gestützt und beherrschbar ist. Daher ist die Präferenz menschliche Entscheidungen jederzeit sicherzustellen. Damit ist der Zweck eines KI-Systems eine datengestützte Vorbereitung bestmögliche Entscheidungen im Unternehmen und ersetzen keinem Fall abschließende </w:t>
      </w:r>
      <w:proofErr w:type="gramStart"/>
      <w:r>
        <w:t>Entscheidungen  durch</w:t>
      </w:r>
      <w:proofErr w:type="gramEnd"/>
      <w:r>
        <w:t xml:space="preserve"> einen Menschen.</w:t>
      </w:r>
    </w:p>
    <w:p w14:paraId="0CE98516" w14:textId="77777777" w:rsidR="0029163B" w:rsidRDefault="008E71B9">
      <w:pPr>
        <w:numPr>
          <w:ilvl w:val="0"/>
          <w:numId w:val="1"/>
        </w:numPr>
      </w:pPr>
      <w:r>
        <w:rPr>
          <w:b/>
          <w:bCs/>
        </w:rPr>
        <w:t>Keine automatisierten arbeitsrechtlichen Entscheidungen</w:t>
      </w:r>
      <w:r>
        <w:t xml:space="preserve"> ohne menschliche Prüfung (§ 22 DSGVO). Grundsätzlich sind automatisierte, arbeitsrechtliche Entscheidungen untersagt. Soweit im Einzelfall solche automatisierten Entscheidungen herbeigeführt werden sollen, bedarf dies eines schriftlichen Einvernehmens oder einer Betriebsvereinbarung mit dem Betriebsrat, die im Einzelnen auch regelt, in welchem Maß und Umfang Anonymisierung stattfinden, um eine lediglich statistische Angabe zu erhalten und auf den ausschließlichen Zweck solcher statistischen Angaben regeln.</w:t>
      </w:r>
    </w:p>
    <w:p w14:paraId="75A360F3" w14:textId="77777777" w:rsidR="0029163B" w:rsidRDefault="008E71B9">
      <w:pPr>
        <w:numPr>
          <w:ilvl w:val="0"/>
          <w:numId w:val="1"/>
        </w:numPr>
      </w:pPr>
      <w:r>
        <w:rPr>
          <w:b/>
          <w:bCs/>
        </w:rPr>
        <w:lastRenderedPageBreak/>
        <w:t>Verbot von Hochrisiko-Systemen ohne Korrekturmöglichkeit</w:t>
      </w:r>
      <w:r>
        <w:t xml:space="preserve"> </w:t>
      </w:r>
    </w:p>
    <w:p w14:paraId="17CB40D1" w14:textId="4A7A3F1B" w:rsidR="0029163B" w:rsidRDefault="008E71B9">
      <w:pPr>
        <w:ind w:left="720"/>
      </w:pPr>
      <w:r>
        <w:t xml:space="preserve">Der Einsatz von KI-Systemen, die Art 6 KI-VO oder bei zukünftigen Gesetzesänderungen einer vergleichbaren Kategorie </w:t>
      </w:r>
      <w:proofErr w:type="gramStart"/>
      <w:r>
        <w:t>entsprechen,  bedarf</w:t>
      </w:r>
      <w:proofErr w:type="gramEnd"/>
      <w:r>
        <w:t xml:space="preserve"> in jedem Fall der vorherigen Zustimmung des Konzernbetriebsrates.</w:t>
      </w:r>
    </w:p>
    <w:p w14:paraId="6B825330" w14:textId="77777777" w:rsidR="0029163B" w:rsidRDefault="008E71B9">
      <w:pPr>
        <w:numPr>
          <w:ilvl w:val="0"/>
          <w:numId w:val="1"/>
        </w:numPr>
        <w:rPr>
          <w:b/>
          <w:bCs/>
        </w:rPr>
      </w:pPr>
      <w:r>
        <w:rPr>
          <w:b/>
          <w:bCs/>
        </w:rPr>
        <w:t>Pflicht zur Transparenz, Erklärbarkeit, Diskriminierungsfreiheit und Nachhaltigkeit</w:t>
      </w:r>
    </w:p>
    <w:p w14:paraId="79CF31C6" w14:textId="4501414B" w:rsidR="0029163B" w:rsidRDefault="008E71B9">
      <w:pPr>
        <w:ind w:left="720"/>
      </w:pPr>
      <w:r>
        <w:t xml:space="preserve">Ergebnisse, die mit KI-Anwendungen gewonnen werden, dürfen nur verwendet werden, wenn </w:t>
      </w:r>
      <w:commentRangeStart w:id="0"/>
      <w:r>
        <w:t xml:space="preserve">deren Weg der softwaretechnischen Gewinnung nachvollziehbar </w:t>
      </w:r>
      <w:commentRangeEnd w:id="0"/>
      <w:r w:rsidR="008B6848">
        <w:rPr>
          <w:rStyle w:val="Kommentarzeichen"/>
        </w:rPr>
        <w:commentReference w:id="0"/>
      </w:r>
      <w:r>
        <w:t>ist, das Ergebnis anhand der Praxis erklärbar ist, frei von diskriminierenden Vorgaben ist und im Unternehmen nach deren eigenen Qualitätsmaßstäben genutzt werden kann.</w:t>
      </w:r>
      <w:ins w:id="1" w:author="Christoph Strieder" w:date="2025-12-15T18:12:00Z">
        <w:r>
          <w:t xml:space="preserve"> Der Arbeitgeber wird die Nutzung eines </w:t>
        </w:r>
        <w:proofErr w:type="gramStart"/>
        <w:r>
          <w:t>KI Systems</w:t>
        </w:r>
        <w:proofErr w:type="gramEnd"/>
        <w:r>
          <w:t xml:space="preserve"> unterlassen, wenn er feststellt, dass das KI-System</w:t>
        </w:r>
      </w:ins>
      <w:ins w:id="2" w:author="Hagen Marten" w:date="2026-01-20T14:02:00Z">
        <w:r w:rsidR="00722E24">
          <w:t xml:space="preserve"> regelmäßig</w:t>
        </w:r>
      </w:ins>
      <w:ins w:id="3" w:author="Christoph Strieder" w:date="2025-12-15T18:12:00Z">
        <w:r>
          <w:t xml:space="preserve"> diskriminierende Entscheidungsvorlagen liefert.</w:t>
        </w:r>
      </w:ins>
    </w:p>
    <w:p w14:paraId="1CB573AB" w14:textId="77777777" w:rsidR="0029163B" w:rsidRDefault="008E71B9">
      <w:pPr>
        <w:numPr>
          <w:ilvl w:val="0"/>
          <w:numId w:val="1"/>
        </w:numPr>
      </w:pPr>
      <w:r>
        <w:rPr>
          <w:b/>
          <w:bCs/>
        </w:rPr>
        <w:t>Berücksichtigung bestehender Tarifverträge, BV und arbeitswissenschaftlicher Erkenntnisse</w:t>
      </w:r>
      <w:r>
        <w:t>.</w:t>
      </w:r>
    </w:p>
    <w:p w14:paraId="78231F8A" w14:textId="65C5D2AE" w:rsidR="0029163B" w:rsidRDefault="008E71B9">
      <w:pPr>
        <w:ind w:left="720"/>
      </w:pPr>
      <w:r>
        <w:rPr>
          <w:bCs/>
        </w:rPr>
        <w:t>Die Nutzung von KI-Systemen setzt voraus, dass diese den jeweiligen arbeitswissenschaftlichen Erkenntnissen genügen und nicht gegen jeweils bestehende Betriebsvereinbarungen</w:t>
      </w:r>
      <w:del w:id="4" w:author="Hagen Marten" w:date="2026-01-20T14:03:00Z">
        <w:r w:rsidDel="00722E24">
          <w:rPr>
            <w:bCs/>
          </w:rPr>
          <w:delText xml:space="preserve"> oder</w:delText>
        </w:r>
      </w:del>
      <w:ins w:id="5" w:author="Hagen Marten" w:date="2026-01-20T14:03:00Z">
        <w:r w:rsidR="00722E24">
          <w:rPr>
            <w:bCs/>
          </w:rPr>
          <w:t>,</w:t>
        </w:r>
      </w:ins>
      <w:r>
        <w:rPr>
          <w:bCs/>
        </w:rPr>
        <w:t xml:space="preserve"> Tarifverträge</w:t>
      </w:r>
      <w:ins w:id="6" w:author="Breidenbach, Sarah" w:date="2026-01-20T18:26:00Z">
        <w:r w:rsidR="00521472">
          <w:rPr>
            <w:bCs/>
          </w:rPr>
          <w:t xml:space="preserve">, </w:t>
        </w:r>
      </w:ins>
      <w:del w:id="7" w:author="Breidenbach, Sarah" w:date="2026-01-20T18:26:00Z">
        <w:r w:rsidDel="00521472">
          <w:rPr>
            <w:bCs/>
          </w:rPr>
          <w:delText xml:space="preserve"> </w:delText>
        </w:r>
      </w:del>
      <w:ins w:id="8" w:author="Hagen Marten" w:date="2026-01-20T14:03:00Z">
        <w:del w:id="9" w:author="Breidenbach, Sarah" w:date="2026-01-20T18:26:00Z">
          <w:r w:rsidR="00722E24" w:rsidDel="00521472">
            <w:rPr>
              <w:bCs/>
            </w:rPr>
            <w:delText xml:space="preserve">oder </w:delText>
          </w:r>
        </w:del>
        <w:r w:rsidR="00722E24">
          <w:rPr>
            <w:bCs/>
          </w:rPr>
          <w:t>die KI-</w:t>
        </w:r>
      </w:ins>
      <w:ins w:id="10" w:author="Breidenbach, Sarah" w:date="2026-01-20T18:28:00Z">
        <w:r w:rsidR="00521472">
          <w:rPr>
            <w:bCs/>
          </w:rPr>
          <w:t xml:space="preserve">Leitlinie </w:t>
        </w:r>
      </w:ins>
      <w:ins w:id="11" w:author="Hagen Marten" w:date="2026-01-20T14:03:00Z">
        <w:del w:id="12" w:author="Breidenbach, Sarah" w:date="2026-01-20T18:26:00Z">
          <w:r w:rsidR="00722E24" w:rsidDel="00521472">
            <w:rPr>
              <w:bCs/>
            </w:rPr>
            <w:delText>Richtlinie</w:delText>
          </w:r>
        </w:del>
      </w:ins>
      <w:ins w:id="13" w:author="Christoph Strieder" w:date="2026-04-16T14:20:00Z">
        <w:r w:rsidR="008B6848">
          <w:rPr>
            <w:bCs/>
          </w:rPr>
          <w:t xml:space="preserve">des Arbeitgebers </w:t>
        </w:r>
      </w:ins>
      <w:ins w:id="14" w:author="Breidenbach, Sarah" w:date="2026-01-20T18:26:00Z">
        <w:del w:id="15" w:author="Christoph Strieder" w:date="2026-04-16T14:20:00Z">
          <w:r w:rsidR="00521472" w:rsidDel="008B6848">
            <w:rPr>
              <w:bCs/>
            </w:rPr>
            <w:delText xml:space="preserve"> </w:delText>
          </w:r>
        </w:del>
      </w:ins>
      <w:ins w:id="16" w:author="Hagen Marten" w:date="2026-01-20T14:03:00Z">
        <w:del w:id="17" w:author="Christoph Strieder" w:date="2026-04-16T14:20:00Z">
          <w:r w:rsidR="00722E24" w:rsidDel="008B6848">
            <w:rPr>
              <w:bCs/>
            </w:rPr>
            <w:delText xml:space="preserve"> </w:delText>
          </w:r>
        </w:del>
        <w:del w:id="18" w:author="Breidenbach, Sarah" w:date="2026-01-20T18:28:00Z">
          <w:r w:rsidR="00722E24" w:rsidDel="00521472">
            <w:rPr>
              <w:bCs/>
            </w:rPr>
            <w:delText>des Arbeitgebers</w:delText>
          </w:r>
        </w:del>
      </w:ins>
      <w:ins w:id="19" w:author="Breidenbach, Sarah" w:date="2026-01-20T18:26:00Z">
        <w:r w:rsidR="00521472">
          <w:rPr>
            <w:bCs/>
          </w:rPr>
          <w:t xml:space="preserve">oder die </w:t>
        </w:r>
      </w:ins>
      <w:ins w:id="20" w:author="Breidenbach, Sarah" w:date="2026-01-20T18:27:00Z">
        <w:r w:rsidR="00521472">
          <w:rPr>
            <w:bCs/>
          </w:rPr>
          <w:t>Hausregeln der Redaktion</w:t>
        </w:r>
      </w:ins>
      <w:ins w:id="21" w:author="Hagen Marten" w:date="2026-01-20T14:03:00Z">
        <w:r w:rsidR="00722E24">
          <w:rPr>
            <w:bCs/>
          </w:rPr>
          <w:t xml:space="preserve"> </w:t>
        </w:r>
      </w:ins>
      <w:ins w:id="22" w:author="Breidenbach, Sarah" w:date="2026-01-20T18:28:00Z">
        <w:r w:rsidR="00521472">
          <w:rPr>
            <w:bCs/>
          </w:rPr>
          <w:t xml:space="preserve">des Arbeitgebers </w:t>
        </w:r>
      </w:ins>
      <w:r>
        <w:rPr>
          <w:bCs/>
        </w:rPr>
        <w:t>verstoßen. Speziellere Regelungen in dieser BV gehen allgemeineren Regelungen in bereits bestehenden BV vor.</w:t>
      </w:r>
    </w:p>
    <w:p w14:paraId="767DE8B7" w14:textId="77777777" w:rsidR="0029163B" w:rsidRDefault="0029163B">
      <w:pPr>
        <w:ind w:left="720"/>
      </w:pPr>
    </w:p>
    <w:p w14:paraId="5755B0C9" w14:textId="77777777" w:rsidR="0029163B" w:rsidRDefault="008E71B9">
      <w:r>
        <w:rPr>
          <w:b/>
          <w:bCs/>
        </w:rPr>
        <w:t>§ 3 Begriffsbestimmungen (vereinheitlicht)</w:t>
      </w:r>
    </w:p>
    <w:p w14:paraId="0D6BF60D" w14:textId="77777777" w:rsidR="0029163B" w:rsidRDefault="008E71B9">
      <w:pPr>
        <w:ind w:left="720"/>
      </w:pPr>
      <w:r>
        <w:t>Die Definition von „Künstlicher Intelligenz“ erfolgt in Anlehnung an Art. 3 KI-Verordnung der EU: „KI-System“ meint ein System, das mit bestimmten Techniken autonome oder assistierende Aufgaben ausführt und dabei Entscheidungen auf Grundlage von Daten oder Regeln trifft.</w:t>
      </w:r>
    </w:p>
    <w:p w14:paraId="01CAFAD6" w14:textId="77777777" w:rsidR="0029163B" w:rsidRDefault="008E71B9">
      <w:r>
        <w:rPr>
          <w:b/>
          <w:bCs/>
        </w:rPr>
        <w:t>§ 4 Risikobewertung und Klassifizierung</w:t>
      </w:r>
    </w:p>
    <w:p w14:paraId="63059A5D" w14:textId="307188A0" w:rsidR="0029163B" w:rsidRDefault="008E71B9">
      <w:pPr>
        <w:ind w:left="720"/>
      </w:pPr>
      <w:r>
        <w:t>Die Risikobewertungen und die Klassifizierungen richten sich nach den jeweiligen gesetzlichen Vorgaben und deren Auslegung durch den EuGH oder deutsche Rechtsprechung und Übereinstimmung mit der Rechtsprechung des EuGH.</w:t>
      </w:r>
    </w:p>
    <w:p w14:paraId="68FFCB96" w14:textId="77777777" w:rsidR="0029163B" w:rsidRDefault="0029163B">
      <w:pPr>
        <w:ind w:left="720"/>
      </w:pPr>
    </w:p>
    <w:p w14:paraId="38321641" w14:textId="77777777" w:rsidR="0029163B" w:rsidRDefault="0029163B">
      <w:pPr>
        <w:rPr>
          <w:b/>
          <w:bCs/>
        </w:rPr>
      </w:pPr>
    </w:p>
    <w:p w14:paraId="748C9081" w14:textId="5C6630C1" w:rsidR="0029163B" w:rsidRDefault="008E71B9">
      <w:r>
        <w:rPr>
          <w:b/>
          <w:bCs/>
        </w:rPr>
        <w:t>§ 5 Qualitätssicherung von KI-Systemen</w:t>
      </w:r>
    </w:p>
    <w:p w14:paraId="4F909D59" w14:textId="75A54475" w:rsidR="0029163B" w:rsidRDefault="008E71B9">
      <w:pPr>
        <w:pStyle w:val="Listenabsatz"/>
        <w:numPr>
          <w:ilvl w:val="0"/>
          <w:numId w:val="11"/>
        </w:numPr>
      </w:pPr>
      <w:r>
        <w:t xml:space="preserve"> </w:t>
      </w:r>
      <w:commentRangeStart w:id="23"/>
      <w:commentRangeStart w:id="24"/>
      <w:r>
        <w:t xml:space="preserve">Ergebnisse von KI-System hängen von der Datenqualität der Trainingsdaten ab, die dem KI-System </w:t>
      </w:r>
      <w:proofErr w:type="spellStart"/>
      <w:r>
        <w:t>zugrundegelegt</w:t>
      </w:r>
      <w:ins w:id="25" w:author="Rohjans, Markus" w:date="2025-07-02T11:59:00Z">
        <w:r>
          <w:t>zugrunde</w:t>
        </w:r>
        <w:proofErr w:type="spellEnd"/>
        <w:r>
          <w:t xml:space="preserve"> gelegt</w:t>
        </w:r>
      </w:ins>
      <w:r>
        <w:t xml:space="preserve"> werden sowie von den Algorithmen, nach denen solche Daten ausgewertet werden. Ergebnisse von KI-Systemen beruhen nicht auf einer eindeutigen Ursache-Wirkung- Beziehung, sodass die Ergebnisse fehlerhaft, missverständlich oder insgesamt falsch sein können. Der </w:t>
      </w:r>
      <w:commentRangeStart w:id="26"/>
      <w:commentRangeStart w:id="27"/>
      <w:r>
        <w:t>Arbeitgeber</w:t>
      </w:r>
      <w:commentRangeEnd w:id="26"/>
      <w:r w:rsidR="00786593">
        <w:rPr>
          <w:rStyle w:val="Kommentarzeichen"/>
        </w:rPr>
        <w:commentReference w:id="26"/>
      </w:r>
      <w:commentRangeEnd w:id="27"/>
      <w:r w:rsidR="00786593">
        <w:rPr>
          <w:rStyle w:val="Kommentarzeichen"/>
        </w:rPr>
        <w:commentReference w:id="27"/>
      </w:r>
      <w:r>
        <w:t xml:space="preserve"> wird daher die Software basierte Möglichkeit zur Rückmeldung falscher Vorschläge, Korrekturen des KI </w:t>
      </w:r>
      <w:proofErr w:type="spellStart"/>
      <w:r>
        <w:t>Modells</w:t>
      </w:r>
      <w:ins w:id="28" w:author="Rohjans, Markus" w:date="2025-07-02T11:59:00Z">
        <w:r>
          <w:t>KI</w:t>
        </w:r>
        <w:proofErr w:type="spellEnd"/>
        <w:r>
          <w:t>-Modells</w:t>
        </w:r>
      </w:ins>
      <w:r>
        <w:t xml:space="preserve"> und Korrekturen der Ergebnisse zur Verfügung stellen, um negative Auswirkungen der KI </w:t>
      </w:r>
      <w:proofErr w:type="spellStart"/>
      <w:r>
        <w:t>Systeme</w:t>
      </w:r>
      <w:ins w:id="29" w:author="Rohjans, Markus" w:date="2025-07-02T12:00:00Z">
        <w:r>
          <w:t>KI</w:t>
        </w:r>
        <w:proofErr w:type="spellEnd"/>
        <w:r>
          <w:t>-Systeme</w:t>
        </w:r>
      </w:ins>
      <w:r>
        <w:t xml:space="preserve"> möglichst zu erkennen, zu verhindern und falsche Ergebnisse zu korrigieren</w:t>
      </w:r>
      <w:proofErr w:type="gramStart"/>
      <w:r>
        <w:t xml:space="preserve">. </w:t>
      </w:r>
      <w:ins w:id="30" w:author="Christoph Strieder" w:date="2025-12-15T17:00:00Z">
        <w:r>
          <w:t>,</w:t>
        </w:r>
        <w:proofErr w:type="gramEnd"/>
        <w:r>
          <w:t xml:space="preserve"> wenn und soweit dies nicht bei einer eingeführte</w:t>
        </w:r>
      </w:ins>
      <w:ins w:id="31" w:author="Christoph Strieder" w:date="2025-12-15T17:05:00Z">
        <w:r>
          <w:t>n</w:t>
        </w:r>
      </w:ins>
      <w:ins w:id="32" w:author="Christoph Strieder" w:date="2025-12-15T17:00:00Z">
        <w:r>
          <w:t xml:space="preserve"> und rechtmäßig genutzten Software funktionell bereits der Fall ist.</w:t>
        </w:r>
      </w:ins>
    </w:p>
    <w:p w14:paraId="79F13C2A" w14:textId="604039A2" w:rsidR="0029163B" w:rsidRDefault="0029163B">
      <w:pPr>
        <w:pStyle w:val="Listenabsatz"/>
        <w:rPr>
          <w:bCs/>
        </w:rPr>
      </w:pPr>
    </w:p>
    <w:p w14:paraId="369E197C" w14:textId="6D28D3D1" w:rsidR="0029163B" w:rsidDel="00722E24" w:rsidRDefault="008E71B9">
      <w:pPr>
        <w:pStyle w:val="Listenabsatz"/>
        <w:numPr>
          <w:ilvl w:val="0"/>
          <w:numId w:val="11"/>
        </w:numPr>
        <w:rPr>
          <w:del w:id="33" w:author="Hagen Marten" w:date="2026-01-20T13:52:00Z"/>
        </w:rPr>
      </w:pPr>
      <w:r>
        <w:t xml:space="preserve">Das Verfahren zur Meldung und Korrektur falscher KI </w:t>
      </w:r>
      <w:proofErr w:type="spellStart"/>
      <w:r>
        <w:t>Vorschläge</w:t>
      </w:r>
      <w:ins w:id="34" w:author="Rohjans, Markus" w:date="2025-07-02T12:48:00Z">
        <w:r>
          <w:t>KI</w:t>
        </w:r>
        <w:proofErr w:type="spellEnd"/>
        <w:r>
          <w:t>-Vorschläge</w:t>
        </w:r>
      </w:ins>
      <w:r>
        <w:t xml:space="preserve"> soll einem etwaig vorhandenen betrieblichen QM zugefügt und jährlich überprüft werden.</w:t>
      </w:r>
      <w:commentRangeEnd w:id="23"/>
      <w:r>
        <w:rPr>
          <w:rStyle w:val="Kommentarzeichen"/>
          <w:sz w:val="22"/>
          <w:szCs w:val="22"/>
        </w:rPr>
        <w:commentReference w:id="23"/>
      </w:r>
      <w:commentRangeEnd w:id="24"/>
      <w:r w:rsidR="00722E24">
        <w:rPr>
          <w:rStyle w:val="Kommentarzeichen"/>
          <w:sz w:val="22"/>
          <w:szCs w:val="22"/>
        </w:rPr>
        <w:commentReference w:id="24"/>
      </w:r>
    </w:p>
    <w:p w14:paraId="5FC4014F" w14:textId="77777777" w:rsidR="0029163B" w:rsidRDefault="008E71B9">
      <w:r>
        <w:rPr>
          <w:b/>
          <w:bCs/>
        </w:rPr>
        <w:t>§ 6 Beteiligung des Betriebsrats</w:t>
      </w:r>
    </w:p>
    <w:p w14:paraId="7D732A28" w14:textId="26B9ED56" w:rsidR="0029163B" w:rsidRDefault="008E71B9">
      <w:pPr>
        <w:numPr>
          <w:ilvl w:val="0"/>
          <w:numId w:val="2"/>
        </w:numPr>
      </w:pPr>
      <w:r>
        <w:t>Der Konzernbetriebsrat ist innerhalb seines Zuständigkeitsbereichs berechtigt, die Einhaltung dieser BV einschließlich etwaiger Protokollnotizen gemäß § 80 BetrVG zu überwachen.</w:t>
      </w:r>
    </w:p>
    <w:p w14:paraId="46254767" w14:textId="2639F595" w:rsidR="0029163B" w:rsidRDefault="008E71B9">
      <w:pPr>
        <w:ind w:left="720"/>
      </w:pPr>
      <w:commentRangeStart w:id="35"/>
      <w:r>
        <w:t xml:space="preserve">Hierzu gehören auch Informationen, Erläuterungen und ein Einsichtsrechts in </w:t>
      </w:r>
      <w:commentRangeStart w:id="36"/>
      <w:r>
        <w:t>die</w:t>
      </w:r>
      <w:commentRangeEnd w:id="36"/>
      <w:r>
        <w:rPr>
          <w:rStyle w:val="Kommentarzeichen"/>
          <w:sz w:val="22"/>
          <w:szCs w:val="22"/>
        </w:rPr>
        <w:commentReference w:id="36"/>
      </w:r>
      <w:r>
        <w:t xml:space="preserve"> Methoden der Qualitätssicherung von KI </w:t>
      </w:r>
      <w:ins w:id="37" w:author="Rohjans, Markus" w:date="2025-07-02T12:49:00Z">
        <w:r>
          <w:t>-</w:t>
        </w:r>
      </w:ins>
      <w:proofErr w:type="gramStart"/>
      <w:r>
        <w:t>System ,</w:t>
      </w:r>
      <w:proofErr w:type="gramEnd"/>
      <w:r>
        <w:t xml:space="preserve"> der Transparenzsicherung, dem Ziel und Zweck der eingesetzten KI, der Funktionsweise, Datenflüsse, Trainingsdaten, Algorithmen, Risikoeinstufung, Datenschutzfolgeabschätzungen und Fairnessanalysen.</w:t>
      </w:r>
      <w:ins w:id="38" w:author="Christoph Strieder" w:date="2025-12-15T17:06:00Z">
        <w:r>
          <w:t xml:space="preserve"> Dies ist dann nicht notwendig, wenn eine eingeführte und rechtmäßig genutzten Software</w:t>
        </w:r>
      </w:ins>
      <w:ins w:id="39" w:author="Christoph Strieder" w:date="2025-12-15T17:14:00Z">
        <w:r>
          <w:t xml:space="preserve"> unter Wahrung der </w:t>
        </w:r>
        <w:r>
          <w:rPr>
            <w:bCs/>
          </w:rPr>
          <w:t>ISO 27001</w:t>
        </w:r>
        <w:r>
          <w:t xml:space="preserve"> – Informationssicherheitsmanagementsystem (Zertifizierung) und den Maßgaben der </w:t>
        </w:r>
        <w:r>
          <w:rPr>
            <w:bCs/>
          </w:rPr>
          <w:t>SOC 2 Type II</w:t>
        </w:r>
        <w:r>
          <w:t xml:space="preserve"> – Sicherheits- und Datenschutzkontrollen betreiben und vom Hersteller zur Verfügung gestellt wird.</w:t>
        </w:r>
      </w:ins>
      <w:commentRangeEnd w:id="35"/>
      <w:ins w:id="40" w:author="Christoph Strieder" w:date="2026-04-16T14:24:00Z">
        <w:r w:rsidR="00786593">
          <w:rPr>
            <w:rStyle w:val="Kommentarzeichen"/>
          </w:rPr>
          <w:commentReference w:id="35"/>
        </w:r>
      </w:ins>
    </w:p>
    <w:p w14:paraId="389DFCC1" w14:textId="77777777" w:rsidR="0029163B" w:rsidRDefault="0029163B">
      <w:pPr>
        <w:ind w:left="720"/>
      </w:pPr>
    </w:p>
    <w:p w14:paraId="1FF64152" w14:textId="7AE37744" w:rsidR="0029163B" w:rsidRDefault="008E71B9">
      <w:pPr>
        <w:numPr>
          <w:ilvl w:val="0"/>
          <w:numId w:val="2"/>
        </w:numPr>
      </w:pPr>
      <w:r>
        <w:rPr>
          <w:bCs/>
        </w:rPr>
        <w:t>Der Konzernbetriebsrat ist über die Einführung, einschließlich etwaiger Evaluierungs- oder Pilotphasen umgehend und so rechtzeitig zu informieren, dass er mit einer angemessenen Vorbereitungszeit seine Beteiligungsrechte und Informationsrechte ausüben kann.</w:t>
      </w:r>
    </w:p>
    <w:p w14:paraId="4534AC06" w14:textId="77777777" w:rsidR="0029163B" w:rsidRDefault="008E71B9">
      <w:pPr>
        <w:numPr>
          <w:ilvl w:val="0"/>
          <w:numId w:val="2"/>
        </w:numPr>
      </w:pPr>
      <w:r>
        <w:t>Bei jeder Form von Leistungs- oder Verhaltensüberwachung besteht ein Mitbestimmungsrecht.</w:t>
      </w:r>
    </w:p>
    <w:p w14:paraId="10B835BA" w14:textId="77777777" w:rsidR="0029163B" w:rsidRDefault="008E71B9">
      <w:r>
        <w:rPr>
          <w:b/>
          <w:bCs/>
        </w:rPr>
        <w:t>§ 7 Rechte der Beschäftigten</w:t>
      </w:r>
    </w:p>
    <w:p w14:paraId="05F1E85B" w14:textId="77777777" w:rsidR="0029163B" w:rsidRDefault="008E71B9">
      <w:pPr>
        <w:pStyle w:val="Listenabsatz"/>
        <w:numPr>
          <w:ilvl w:val="0"/>
          <w:numId w:val="12"/>
        </w:numPr>
        <w:tabs>
          <w:tab w:val="left" w:pos="720"/>
        </w:tabs>
      </w:pPr>
      <w:r>
        <w:t xml:space="preserve">Rechte der Arbeitnehmer, insbesondere das </w:t>
      </w:r>
      <w:r>
        <w:rPr>
          <w:bCs/>
        </w:rPr>
        <w:t>Auskunftsrecht</w:t>
      </w:r>
      <w:r>
        <w:t xml:space="preserve"> gemäß Art. 15 DSGVO, das </w:t>
      </w:r>
      <w:r>
        <w:rPr>
          <w:bCs/>
        </w:rPr>
        <w:t>Recht auf menschliche Entscheidung</w:t>
      </w:r>
      <w:r>
        <w:t xml:space="preserve"> (Art. 22 DSGVO), das </w:t>
      </w:r>
      <w:r>
        <w:rPr>
          <w:bCs/>
        </w:rPr>
        <w:t>Recht auf Korrektur fehlerhafter oder zulasten des Arbeitnehmers missverständlicher Ergebnisse des KI-Systems sowie das Recht auf</w:t>
      </w:r>
      <w:r>
        <w:t xml:space="preserve"> Beratung und Einspruch bei Entscheidungen durch KI sind unberührt.</w:t>
      </w:r>
    </w:p>
    <w:p w14:paraId="2C6B9EFC" w14:textId="77777777" w:rsidR="0029163B" w:rsidRDefault="0029163B">
      <w:pPr>
        <w:pStyle w:val="Listenabsatz"/>
      </w:pPr>
    </w:p>
    <w:p w14:paraId="37BEFEAB" w14:textId="77777777" w:rsidR="0029163B" w:rsidRDefault="008E71B9">
      <w:pPr>
        <w:pStyle w:val="Listenabsatz"/>
        <w:numPr>
          <w:ilvl w:val="0"/>
          <w:numId w:val="12"/>
        </w:numPr>
        <w:tabs>
          <w:tab w:val="left" w:pos="720"/>
        </w:tabs>
      </w:pPr>
      <w:r>
        <w:t xml:space="preserve">Durch diese Betriebsvereinbarung bleiben auch etwaige Beschwerdewege der Arbeitnehmer (Hinweisgeber-Systeme, Betriebsrat, Datenschutzbeauftragter, </w:t>
      </w:r>
      <w:proofErr w:type="spellStart"/>
      <w:r>
        <w:t>Compliancebeauftragter</w:t>
      </w:r>
      <w:proofErr w:type="spellEnd"/>
      <w:r>
        <w:t xml:space="preserve"> o. ä.) unberührt.</w:t>
      </w:r>
    </w:p>
    <w:p w14:paraId="353CA6C9" w14:textId="77777777" w:rsidR="0029163B" w:rsidRDefault="008E71B9">
      <w:pPr>
        <w:tabs>
          <w:tab w:val="left" w:pos="720"/>
        </w:tabs>
      </w:pPr>
      <w:r>
        <w:rPr>
          <w:b/>
        </w:rPr>
        <w:t>§ 8 Auswirkung auf Arbeitsbedingungen</w:t>
      </w:r>
    </w:p>
    <w:p w14:paraId="72D73D7D" w14:textId="7E954B49" w:rsidR="0029163B" w:rsidRDefault="008E71B9">
      <w:pPr>
        <w:pStyle w:val="Listenabsatz"/>
        <w:numPr>
          <w:ilvl w:val="0"/>
          <w:numId w:val="13"/>
        </w:numPr>
        <w:rPr>
          <w:ins w:id="41" w:author="Hagen Marten" w:date="2026-01-20T13:56:00Z"/>
        </w:rPr>
      </w:pPr>
      <w:r>
        <w:t xml:space="preserve">Soweit durch den Einsatz von KI-Systemen Arbeitsplätze durch den Einsatz von KI-Systemen entfallen können, sollen betriebsbedingte Kündigungen in den ersten </w:t>
      </w:r>
      <w:r w:rsidRPr="00722E24">
        <w:rPr>
          <w:color w:val="000000" w:themeColor="text1"/>
        </w:rPr>
        <w:t xml:space="preserve">fünf Jahren seit Einführung eines KI-Systems </w:t>
      </w:r>
      <w:r>
        <w:t>vermieden werden</w:t>
      </w:r>
      <w:r w:rsidRPr="00722E24">
        <w:rPr>
          <w:color w:val="000000" w:themeColor="text1"/>
        </w:rPr>
        <w:t xml:space="preserve">, wenn der Wegfall des </w:t>
      </w:r>
      <w:r>
        <w:t xml:space="preserve">jeweiligen </w:t>
      </w:r>
      <w:r w:rsidRPr="00722E24">
        <w:rPr>
          <w:color w:val="000000" w:themeColor="text1"/>
        </w:rPr>
        <w:t xml:space="preserve">Arbeitsplatzes </w:t>
      </w:r>
      <w:r>
        <w:t xml:space="preserve">im Wesentlichen </w:t>
      </w:r>
      <w:r w:rsidRPr="00722E24">
        <w:rPr>
          <w:color w:val="000000" w:themeColor="text1"/>
        </w:rPr>
        <w:t xml:space="preserve">auf der Einführung des </w:t>
      </w:r>
      <w:proofErr w:type="gramStart"/>
      <w:r w:rsidRPr="00722E24">
        <w:rPr>
          <w:color w:val="000000" w:themeColor="text1"/>
        </w:rPr>
        <w:t>KI Systems</w:t>
      </w:r>
      <w:proofErr w:type="gramEnd"/>
      <w:r w:rsidRPr="00722E24">
        <w:rPr>
          <w:color w:val="000000" w:themeColor="text1"/>
        </w:rPr>
        <w:t xml:space="preserve"> beruht</w:t>
      </w:r>
      <w:r>
        <w:t xml:space="preserve">. </w:t>
      </w:r>
    </w:p>
    <w:p w14:paraId="53EFA655" w14:textId="77777777" w:rsidR="00722E24" w:rsidRDefault="00722E24">
      <w:pPr>
        <w:pStyle w:val="Listenabsatz"/>
        <w:numPr>
          <w:ilvl w:val="0"/>
          <w:numId w:val="13"/>
        </w:numPr>
      </w:pPr>
    </w:p>
    <w:p w14:paraId="465EE7C2" w14:textId="614AC198" w:rsidR="0029163B" w:rsidRDefault="00722E24" w:rsidP="00722E24">
      <w:pPr>
        <w:pStyle w:val="Listenabsatz"/>
        <w:numPr>
          <w:ilvl w:val="0"/>
          <w:numId w:val="13"/>
        </w:numPr>
        <w:tabs>
          <w:tab w:val="left" w:pos="720"/>
        </w:tabs>
        <w:rPr>
          <w:ins w:id="42" w:author="Christoph Strieder" w:date="2025-12-16T12:29:00Z"/>
        </w:rPr>
      </w:pPr>
      <w:ins w:id="43" w:author="Hagen Marten" w:date="2026-01-20T14:06:00Z">
        <w:r>
          <w:t xml:space="preserve">Sofern betriebsbedingte Kündigungen </w:t>
        </w:r>
        <w:proofErr w:type="spellStart"/>
        <w:r>
          <w:t>i.S.d</w:t>
        </w:r>
        <w:proofErr w:type="spellEnd"/>
        <w:r>
          <w:t>. Ziffer 1 doch im Raum stehen, wird der Arbeitgeber</w:t>
        </w:r>
      </w:ins>
      <w:ins w:id="44" w:author="Hagen Marten" w:date="2026-01-20T14:07:00Z">
        <w:r>
          <w:t xml:space="preserve"> vor Ausspruch einer solchen Kündigung prüfen, ob innerhalb der Mediengruppe geeignete freie Arbeitsplätze vorhanden sind und </w:t>
        </w:r>
      </w:ins>
      <w:ins w:id="45" w:author="Hagen Marten" w:date="2026-01-20T14:08:00Z">
        <w:r>
          <w:t xml:space="preserve">hierüber mit dem betroffenen Mitarbeiter ins Gespräch gehen. </w:t>
        </w:r>
      </w:ins>
      <w:ins w:id="46" w:author="Hagen Marten" w:date="2026-01-20T14:26:00Z">
        <w:r>
          <w:t>Sollten</w:t>
        </w:r>
      </w:ins>
      <w:ins w:id="47" w:author="Hagen Marten" w:date="2026-01-20T14:08:00Z">
        <w:r>
          <w:t xml:space="preserve"> in diesem Zusammenhang </w:t>
        </w:r>
      </w:ins>
      <w:ins w:id="48" w:author="Hagen Marten" w:date="2026-01-20T14:27:00Z">
        <w:r>
          <w:t xml:space="preserve">geeignete und </w:t>
        </w:r>
      </w:ins>
      <w:ins w:id="49" w:author="Hagen Marten" w:date="2026-01-20T14:10:00Z">
        <w:r>
          <w:t xml:space="preserve">für beide Seiten zumutbare </w:t>
        </w:r>
      </w:ins>
      <w:ins w:id="50" w:author="Hagen Marten" w:date="2026-01-20T14:08:00Z">
        <w:r>
          <w:t>Schulungs- oder Qualifizier</w:t>
        </w:r>
      </w:ins>
      <w:ins w:id="51" w:author="Hagen Marten" w:date="2026-01-20T14:09:00Z">
        <w:r>
          <w:t xml:space="preserve">ungsmaßnahmen erforderlich </w:t>
        </w:r>
      </w:ins>
      <w:ins w:id="52" w:author="Hagen Marten" w:date="2026-01-20T14:26:00Z">
        <w:r>
          <w:t>sein</w:t>
        </w:r>
      </w:ins>
      <w:ins w:id="53" w:author="Hagen Marten" w:date="2026-01-20T14:09:00Z">
        <w:r>
          <w:t>, wird der</w:t>
        </w:r>
      </w:ins>
      <w:ins w:id="54" w:author="Hagen Marten" w:date="2026-01-20T14:10:00Z">
        <w:r>
          <w:t xml:space="preserve"> Arbeitgeber dies anbieten und </w:t>
        </w:r>
      </w:ins>
      <w:ins w:id="55" w:author="Hagen Marten" w:date="2026-01-20T14:27:00Z">
        <w:r>
          <w:t xml:space="preserve">bei Zustimmung des betroffenen Mitarbeiters </w:t>
        </w:r>
      </w:ins>
      <w:ins w:id="56" w:author="Hagen Marten" w:date="2026-01-20T14:10:00Z">
        <w:r>
          <w:t xml:space="preserve">die entstehenden Kosten übernehmen. </w:t>
        </w:r>
      </w:ins>
      <w:commentRangeStart w:id="57"/>
      <w:ins w:id="58" w:author="Hagen Marten" w:date="2026-01-20T14:11:00Z">
        <w:r>
          <w:t xml:space="preserve">Vollständige Umschulungen </w:t>
        </w:r>
      </w:ins>
      <w:commentRangeEnd w:id="57"/>
      <w:r w:rsidR="00786593">
        <w:rPr>
          <w:rStyle w:val="Kommentarzeichen"/>
        </w:rPr>
        <w:commentReference w:id="57"/>
      </w:r>
      <w:ins w:id="59" w:author="Hagen Marten" w:date="2026-01-20T14:11:00Z">
        <w:r>
          <w:t xml:space="preserve">des betroffenen Mitarbeiters sind ausdrücklich nicht geschuldet. </w:t>
        </w:r>
      </w:ins>
      <w:r w:rsidR="008E71B9">
        <w:t>Der Arbeitgeber ist verpflichtet, im Einvernehmen mit einem von einer möglichen Kündigung betroffenen Arbeitnehmer auf Kosten des Arbeitgebers Umschulungen anzubieten und durchzuführen, um betriebsbedingte Kündigungen zu verhindern. Für solche Umschulungen hat der Betriebsrat ein Vorschlagsrecht.</w:t>
      </w:r>
    </w:p>
    <w:p w14:paraId="41EDE75A" w14:textId="0A16FB2D" w:rsidR="0029163B" w:rsidRDefault="008E71B9">
      <w:pPr>
        <w:pStyle w:val="Listenabsatz"/>
        <w:numPr>
          <w:ilvl w:val="0"/>
          <w:numId w:val="13"/>
        </w:numPr>
        <w:tabs>
          <w:tab w:val="left" w:pos="720"/>
        </w:tabs>
        <w:rPr>
          <w:ins w:id="60" w:author="Christoph Strieder" w:date="2025-12-16T12:31:00Z"/>
        </w:rPr>
        <w:pPrChange w:id="61" w:author="Hagen Marten" w:date="2026-01-20T13:55:00Z">
          <w:pPr>
            <w:pStyle w:val="Listenabsatz"/>
            <w:tabs>
              <w:tab w:val="left" w:pos="720"/>
            </w:tabs>
          </w:pPr>
        </w:pPrChange>
      </w:pPr>
      <w:commentRangeStart w:id="62"/>
      <w:commentRangeStart w:id="63"/>
      <w:ins w:id="64" w:author="Christoph Strieder" w:date="2025-12-16T12:29:00Z">
        <w:r>
          <w:t xml:space="preserve">Der Arbeitgeber ist zugleich verpflichtet, mit dem Betriebsrat in Kündigungsfällen, die nicht </w:t>
        </w:r>
      </w:ins>
      <w:ins w:id="65" w:author="Christoph Strieder" w:date="2025-12-16T12:32:00Z">
        <w:r>
          <w:t>i</w:t>
        </w:r>
      </w:ins>
      <w:ins w:id="66" w:author="Christoph Strieder" w:date="2025-12-16T12:29:00Z">
        <w:r>
          <w:t xml:space="preserve">nteressenausgleichs- oder sozialplanpflichtig sind, über eine prozessvermeidende Abfindungslösung, die über der jeweiligen Abfindungshöhe des § 1 a) II KSchG liegt, </w:t>
        </w:r>
      </w:ins>
      <w:ins w:id="67" w:author="Christoph Strieder" w:date="2025-12-16T12:34:00Z">
        <w:r>
          <w:t xml:space="preserve">zu </w:t>
        </w:r>
      </w:ins>
      <w:ins w:id="68" w:author="Christoph Strieder" w:date="2025-12-16T12:31:00Z">
        <w:r>
          <w:t xml:space="preserve">verhandeln. Die Umschulungsregelung und die </w:t>
        </w:r>
      </w:ins>
      <w:ins w:id="69" w:author="Christoph Strieder" w:date="2025-12-16T12:34:00Z">
        <w:r>
          <w:t>ver</w:t>
        </w:r>
      </w:ins>
      <w:ins w:id="70" w:author="Christoph Strieder" w:date="2025-12-16T12:31:00Z">
        <w:r>
          <w:t>handelte Regelung über eine prozessvermeidende Abfindungszahlung sollen dem Arbeitnehmer zur alternativen Annahme binnen eines Zeitraums von zwei Wochen übermittelt werden.</w:t>
        </w:r>
      </w:ins>
    </w:p>
    <w:p w14:paraId="5ED1346C" w14:textId="2EAE906A" w:rsidR="0029163B" w:rsidRDefault="0029163B">
      <w:pPr>
        <w:pStyle w:val="Listenabsatz"/>
        <w:numPr>
          <w:ilvl w:val="0"/>
          <w:numId w:val="13"/>
        </w:numPr>
        <w:tabs>
          <w:tab w:val="left" w:pos="720"/>
        </w:tabs>
        <w:rPr>
          <w:ins w:id="71" w:author="Christoph Strieder" w:date="2025-12-16T12:31:00Z"/>
        </w:rPr>
        <w:pPrChange w:id="72" w:author="Hagen Marten" w:date="2026-01-20T13:55:00Z">
          <w:pPr>
            <w:pStyle w:val="Listenabsatz"/>
            <w:tabs>
              <w:tab w:val="left" w:pos="720"/>
            </w:tabs>
          </w:pPr>
        </w:pPrChange>
      </w:pPr>
    </w:p>
    <w:p w14:paraId="1AD4ED13" w14:textId="2FDD037D" w:rsidR="0029163B" w:rsidRDefault="008E71B9">
      <w:pPr>
        <w:pStyle w:val="Listenabsatz"/>
        <w:numPr>
          <w:ilvl w:val="0"/>
          <w:numId w:val="13"/>
        </w:numPr>
        <w:tabs>
          <w:tab w:val="left" w:pos="720"/>
        </w:tabs>
        <w:rPr>
          <w:ins w:id="73" w:author="Christoph Strieder" w:date="2025-12-16T12:29:00Z"/>
        </w:rPr>
        <w:pPrChange w:id="74" w:author="Hagen Marten" w:date="2026-01-20T13:55:00Z">
          <w:pPr>
            <w:pStyle w:val="Listenabsatz"/>
            <w:tabs>
              <w:tab w:val="left" w:pos="720"/>
            </w:tabs>
          </w:pPr>
        </w:pPrChange>
      </w:pPr>
      <w:ins w:id="75" w:author="Christoph Strieder" w:date="2025-12-16T12:31:00Z">
        <w:r>
          <w:t>Auf Wunsch des Betriebsrats kann der betroffene Arbeitnehmer an den obigen Verhandlungen ganz oder teilweise teilnehmen.</w:t>
        </w:r>
      </w:ins>
      <w:commentRangeEnd w:id="62"/>
      <w:ins w:id="76" w:author="Christoph Strieder" w:date="2026-04-16T14:27:00Z">
        <w:r w:rsidR="00786593">
          <w:rPr>
            <w:rStyle w:val="Kommentarzeichen"/>
          </w:rPr>
          <w:commentReference w:id="62"/>
        </w:r>
      </w:ins>
      <w:commentRangeEnd w:id="63"/>
      <w:ins w:id="77" w:author="Christoph Strieder" w:date="2026-04-16T14:28:00Z">
        <w:r w:rsidR="00786593">
          <w:rPr>
            <w:rStyle w:val="Kommentarzeichen"/>
          </w:rPr>
          <w:commentReference w:id="63"/>
        </w:r>
      </w:ins>
    </w:p>
    <w:p w14:paraId="5A36B7CA" w14:textId="77777777" w:rsidR="0029163B" w:rsidRDefault="0029163B">
      <w:pPr>
        <w:pStyle w:val="Listenabsatz"/>
        <w:tabs>
          <w:tab w:val="left" w:pos="720"/>
        </w:tabs>
      </w:pPr>
    </w:p>
    <w:p w14:paraId="0035B50D" w14:textId="2D46470C" w:rsidR="0029163B" w:rsidRDefault="008E71B9">
      <w:pPr>
        <w:pStyle w:val="Listenabsatz"/>
        <w:numPr>
          <w:ilvl w:val="0"/>
          <w:numId w:val="13"/>
        </w:numPr>
        <w:tabs>
          <w:tab w:val="left" w:pos="720"/>
        </w:tabs>
      </w:pPr>
      <w:commentRangeStart w:id="78"/>
      <w:r>
        <w:t xml:space="preserve">Vor dem Einsatz eines KI-Systems ist durch den Arbeitgeber die Arbeitssicherheit im Hinblick auf die körperlichen und psychischen Auswirkungen des Einsatzes eines solchen Systems </w:t>
      </w:r>
      <w:commentRangeStart w:id="79"/>
      <w:r>
        <w:t xml:space="preserve">in Form einer </w:t>
      </w:r>
      <w:r>
        <w:rPr>
          <w:rPrChange w:id="80" w:author="Christoph Strieder" w:date="2025-12-16T11:52:00Z">
            <w:rPr>
              <w:b/>
              <w:bCs/>
            </w:rPr>
          </w:rPrChange>
        </w:rPr>
        <w:t>Gefährdungsbeurteilung</w:t>
      </w:r>
      <w:r>
        <w:t xml:space="preserve"> </w:t>
      </w:r>
      <w:commentRangeEnd w:id="79"/>
      <w:r w:rsidR="00786593">
        <w:rPr>
          <w:rStyle w:val="Kommentarzeichen"/>
        </w:rPr>
        <w:commentReference w:id="79"/>
      </w:r>
      <w:r>
        <w:t>zu überprüfen und zu gewährleisten. Dabei sind die Arbeitsbedingungen so zu gestalten, dass sie im Rahmen der betrieblichen und wirtschaftlichen Möglichkeit auf die Dauer zu keiner gesundheitlichen Beeinträchtigung der Arbeitnehmer führen, die freie Entfaltung der Persönlichkeit der Arbeitnehmer geschützt und gefördert sowie das Recht auf Menschenwürde geachtet wird.</w:t>
      </w:r>
      <w:commentRangeEnd w:id="78"/>
      <w:r>
        <w:rPr>
          <w:rStyle w:val="Kommentarzeichen"/>
          <w:sz w:val="22"/>
          <w:szCs w:val="22"/>
        </w:rPr>
        <w:commentReference w:id="78"/>
      </w:r>
    </w:p>
    <w:p w14:paraId="76C5CD7C" w14:textId="77777777" w:rsidR="0029163B" w:rsidRDefault="0029163B">
      <w:pPr>
        <w:pStyle w:val="Listenabsatz"/>
      </w:pPr>
    </w:p>
    <w:p w14:paraId="5FD93BA7" w14:textId="77777777" w:rsidR="0029163B" w:rsidRDefault="0029163B">
      <w:pPr>
        <w:pStyle w:val="Listenabsatz"/>
        <w:tabs>
          <w:tab w:val="left" w:pos="720"/>
        </w:tabs>
      </w:pPr>
    </w:p>
    <w:p w14:paraId="2BD25308" w14:textId="77777777" w:rsidR="0029163B" w:rsidRDefault="008E71B9">
      <w:pPr>
        <w:rPr>
          <w:b/>
          <w:bCs/>
        </w:rPr>
      </w:pPr>
      <w:r>
        <w:rPr>
          <w:b/>
          <w:bCs/>
        </w:rPr>
        <w:t>§ 9 Schulung &amp; Qualifizierung</w:t>
      </w:r>
    </w:p>
    <w:p w14:paraId="1D9364CF" w14:textId="24CB3FB6" w:rsidR="0029163B" w:rsidRDefault="008E71B9">
      <w:pPr>
        <w:numPr>
          <w:ilvl w:val="0"/>
          <w:numId w:val="3"/>
        </w:numPr>
      </w:pPr>
      <w:r>
        <w:t>Für betroffene Beschäftigte und Führungskräfte sind qualifizierte Schulungen verpflichtend. Sie finden während der bezahlten Arbeitszeit statt.</w:t>
      </w:r>
    </w:p>
    <w:p w14:paraId="1DCC102D" w14:textId="77777777" w:rsidR="0029163B" w:rsidRDefault="008E71B9">
      <w:pPr>
        <w:numPr>
          <w:ilvl w:val="0"/>
          <w:numId w:val="3"/>
        </w:numPr>
        <w:rPr>
          <w:highlight w:val="yellow"/>
        </w:rPr>
      </w:pPr>
      <w:r w:rsidRPr="00722E24">
        <w:t>Die Schulungen müssen mindestens Kenntnisse im Funktionsverständnis der jeweiligen</w:t>
      </w:r>
      <w:r>
        <w:t xml:space="preserve"> KI-Anwendung, Kenntnisse über die Einordnung von Entscheidungen, der Umgang mit Risiken und Beschwerden sowie ethische und technische Kenntnisse der Entscheidungsfindung und deren Ergebnisse beinhalten.</w:t>
      </w:r>
    </w:p>
    <w:p w14:paraId="389550F6" w14:textId="77777777" w:rsidR="0029163B" w:rsidRDefault="008E71B9">
      <w:pPr>
        <w:tabs>
          <w:tab w:val="left" w:pos="720"/>
        </w:tabs>
        <w:ind w:left="720" w:hanging="720"/>
      </w:pPr>
      <w:r>
        <w:rPr>
          <w:b/>
          <w:bCs/>
        </w:rPr>
        <w:t>§ 10 Ständige Arbeitsgruppe</w:t>
      </w:r>
    </w:p>
    <w:p w14:paraId="534FB333" w14:textId="5ED125E5" w:rsidR="0029163B" w:rsidRDefault="008E71B9">
      <w:pPr>
        <w:pStyle w:val="Listenabsatz"/>
        <w:tabs>
          <w:tab w:val="left" w:pos="720"/>
        </w:tabs>
      </w:pPr>
      <w:r>
        <w:t xml:space="preserve">Der Arbeitgeber und der Betriebsrat sollen Personen für eine Ständige </w:t>
      </w:r>
      <w:proofErr w:type="gramStart"/>
      <w:r>
        <w:t>Arbeitsgruppe  (</w:t>
      </w:r>
      <w:proofErr w:type="gramEnd"/>
      <w:r>
        <w:t xml:space="preserve">Experten-Rat) zur Bewertung neuer KI-Anwendungen ab Kategorie 3, für das Monitoring laufender Systeme und für eine Schlichtungs- und Beratungsinstanz bei Beschwerden abstellen. Die ständige Arbeitsgruppe soll hierbei wenigstens zwei Personen aus dem Kreis des Arbeitgebers und zwei Personen des Betriebsrats umfassen. Zu Erörterungen der Ständigen Arbeitsgruppe sollen der Datenschutzbeauftragte, CIO und zwei </w:t>
      </w:r>
      <w:proofErr w:type="spellStart"/>
      <w:proofErr w:type="gramStart"/>
      <w:r>
        <w:t>Vertreter:innen</w:t>
      </w:r>
      <w:proofErr w:type="spellEnd"/>
      <w:proofErr w:type="gramEnd"/>
      <w:r>
        <w:t xml:space="preserve"> aus dem Personalbereich</w:t>
      </w:r>
      <w:r w:rsidR="00722E24">
        <w:t xml:space="preserve">. </w:t>
      </w:r>
      <w:r>
        <w:t>Treffen der Ständigen Arbeitsgruppe sind auf Anforderung des Betriebsrats oder des Arbeitgebers verpflichtend durchzuführen. Sie können im Wege der Videokonferenz durchgeführt werden. Die Parteien sind sich einig, dass die Ständige Arbeitsgruppe wenigstens einmal im Jahr zusammenkommen soll. Sitzungen können mit Sitzungen anderer Ständigen Arbeitsgruppen im Betrieb verbunden werden.</w:t>
      </w:r>
    </w:p>
    <w:p w14:paraId="339A9075" w14:textId="77777777" w:rsidR="0029163B" w:rsidRDefault="008E71B9">
      <w:r>
        <w:rPr>
          <w:b/>
          <w:bCs/>
        </w:rPr>
        <w:t>§ 11 Datenschutz und IT-Sicherheit</w:t>
      </w:r>
    </w:p>
    <w:p w14:paraId="4BA4A5AE" w14:textId="2738DC28" w:rsidR="0029163B" w:rsidRDefault="008E71B9">
      <w:pPr>
        <w:numPr>
          <w:ilvl w:val="0"/>
          <w:numId w:val="4"/>
        </w:numPr>
      </w:pPr>
      <w:r>
        <w:t xml:space="preserve">Wenn und soweit ein KI-System Personenbezug mit sensiblen Daten (einschließlich der Persönlichkeitsrechte der Arbeitnehmer) herstellt oder herstellen kann, soll eine </w:t>
      </w:r>
      <w:r w:rsidRPr="00722E24">
        <w:rPr>
          <w:bCs/>
        </w:rPr>
        <w:t>Datenschutzfolgenabschätzung</w:t>
      </w:r>
      <w:r>
        <w:t xml:space="preserve"> nach Art. 35 GSG VO stattfinden, soweit es sich nicht eindeutig und in Abstimmung beider Parteien dieser Vereinbarung um eine unkritische Anwendung handelt.</w:t>
      </w:r>
      <w:ins w:id="81" w:author="Christoph Strieder" w:date="2025-12-15T17:18:00Z">
        <w:r>
          <w:t xml:space="preserve"> Hierüber soll der Datenschutzbeauftragte des Arbeitgebers </w:t>
        </w:r>
      </w:ins>
      <w:ins w:id="82" w:author="Christoph Strieder" w:date="2025-12-15T17:56:00Z">
        <w:r>
          <w:t xml:space="preserve">im Einvernehmen mit </w:t>
        </w:r>
      </w:ins>
      <w:ins w:id="83" w:author="Christoph Strieder" w:date="2025-12-15T18:01:00Z">
        <w:r>
          <w:t xml:space="preserve">der ständigen Arbeitsgruppe </w:t>
        </w:r>
      </w:ins>
      <w:ins w:id="84" w:author="Christoph Strieder" w:date="2025-12-15T17:57:00Z">
        <w:del w:id="85" w:author="Hagen Marten" w:date="2026-01-20T14:14:00Z">
          <w:r w:rsidDel="00722E24">
            <w:delText xml:space="preserve">unscharf ist </w:delText>
          </w:r>
        </w:del>
      </w:ins>
      <w:ins w:id="86" w:author="Christoph Strieder" w:date="2025-12-15T17:19:00Z">
        <w:r>
          <w:t>verbindlich entscheiden. Er hat dies zu entscheiden, wenn der Betriebsrat eine solche Folgenabschätzung anfordert, weil die Gefahr der Verarbeitung sensibler Daten besteht.</w:t>
        </w:r>
      </w:ins>
      <w:del w:id="87" w:author="Rohjans, Markus" w:date="2025-07-02T13:02:00Z">
        <w:r>
          <w:delText xml:space="preserve">.  </w:delText>
        </w:r>
      </w:del>
    </w:p>
    <w:p w14:paraId="0674E180" w14:textId="0D4533B7" w:rsidR="0029163B" w:rsidRDefault="008E71B9">
      <w:pPr>
        <w:numPr>
          <w:ilvl w:val="0"/>
          <w:numId w:val="4"/>
        </w:numPr>
      </w:pPr>
      <w:proofErr w:type="spellStart"/>
      <w:r>
        <w:t>Profiling</w:t>
      </w:r>
      <w:proofErr w:type="spellEnd"/>
      <w:r>
        <w:t xml:space="preserve">-, Ortungs- oder Überwachungssysteme ohne gesetzliche Grundlage dürfen nur nach ausdrücklicher Zustimmung des Konzernbetriebsrates eingeführt </w:t>
      </w:r>
      <w:proofErr w:type="gramStart"/>
      <w:r>
        <w:t>werden .</w:t>
      </w:r>
      <w:proofErr w:type="gramEnd"/>
      <w:r>
        <w:t xml:space="preserve"> Wenn und soweit nicht betrieblich geregelt oder ausdrücklich gesetzlich zulässig werden ein KI-</w:t>
      </w:r>
      <w:proofErr w:type="spellStart"/>
      <w:r>
        <w:t>Profiling</w:t>
      </w:r>
      <w:proofErr w:type="spellEnd"/>
      <w:r>
        <w:t>, eine KI-gestützte Ortung oder KI-gestützte Überwachungssysteme nicht eingesetzt. Die Beteiligungs- und Mitbestimmungsrechte des Betriebsrats bleiben – auch bei der gesetzlich geregelten Zulässigkeit – unberührt.</w:t>
      </w:r>
    </w:p>
    <w:p w14:paraId="696016AD" w14:textId="77777777" w:rsidR="00722E24" w:rsidRDefault="008E71B9" w:rsidP="00A16D65">
      <w:pPr>
        <w:numPr>
          <w:ilvl w:val="0"/>
          <w:numId w:val="4"/>
        </w:numPr>
      </w:pPr>
      <w:r>
        <w:t xml:space="preserve">Die Verarbeitung von Beschäftigtendaten findet bei Cloudlösungen nur innerhalb der EU statt. In diesen Fällen findet keine Übermittlung in Drittländer ohne nachgewiesene Garantien statt. </w:t>
      </w:r>
    </w:p>
    <w:p w14:paraId="7C5D232E" w14:textId="7CC024C5" w:rsidR="0029163B" w:rsidRDefault="008E71B9" w:rsidP="00722E24">
      <w:pPr>
        <w:numPr>
          <w:ilvl w:val="0"/>
          <w:numId w:val="4"/>
        </w:numPr>
      </w:pPr>
      <w:r>
        <w:t>Im Zusammenhang mit dem KI-System erfolgte Protokollierungen, Zugriffsrechte und Audit-Logs sind dem Betriebsrat auf Anforderung in begründeten Einzelfällen offenzulegen.</w:t>
      </w:r>
      <w:ins w:id="88" w:author="Christoph Strieder" w:date="2025-12-15T17:37:00Z">
        <w:r>
          <w:t xml:space="preserve"> </w:t>
        </w:r>
      </w:ins>
      <w:ins w:id="89" w:author="Hagen Marten" w:date="2026-01-20T14:20:00Z">
        <w:r w:rsidR="00722E24">
          <w:t xml:space="preserve">Sofern Beschäftigtendaten verarbeitet werden, </w:t>
        </w:r>
      </w:ins>
      <w:ins w:id="90" w:author="Hagen Marten" w:date="2026-01-20T14:21:00Z">
        <w:r w:rsidR="00722E24">
          <w:t>wird der Arbeitgeber dem Konzernbetriebsrat auf entsprechende Anforderung eine Kurzbeschreibung dieses Anwendungsfalls</w:t>
        </w:r>
      </w:ins>
      <w:ins w:id="91" w:author="Hagen Marten" w:date="2026-01-20T14:22:00Z">
        <w:r w:rsidR="00722E24">
          <w:t xml:space="preserve"> vorlegen.</w:t>
        </w:r>
      </w:ins>
      <w:ins w:id="92" w:author="Hagen Marten" w:date="2026-01-20T14:21:00Z">
        <w:r w:rsidR="00722E24">
          <w:t xml:space="preserve"> </w:t>
        </w:r>
      </w:ins>
      <w:ins w:id="93" w:author="Christoph Strieder" w:date="2025-12-15T17:37:00Z">
        <w:r>
          <w:t xml:space="preserve">Beim Einsatz einer </w:t>
        </w:r>
        <w:proofErr w:type="gramStart"/>
        <w:r>
          <w:t>KI Software</w:t>
        </w:r>
        <w:proofErr w:type="gramEnd"/>
        <w:r>
          <w:t xml:space="preserve">, die durch Dritte zur Verfügung gestellt wird, wird jeweils in Zusammenarbeit mit dem Betriebsrat </w:t>
        </w:r>
      </w:ins>
    </w:p>
    <w:p w14:paraId="1C1B8570" w14:textId="2178D84F" w:rsidR="0029163B" w:rsidRDefault="008E71B9" w:rsidP="002D5C82">
      <w:pPr>
        <w:numPr>
          <w:ilvl w:val="0"/>
          <w:numId w:val="4"/>
        </w:numPr>
        <w:rPr>
          <w:ins w:id="94" w:author="Christoph Strieder" w:date="2025-12-15T17:40:00Z"/>
          <w:bCs/>
        </w:rPr>
      </w:pPr>
      <w:commentRangeStart w:id="95"/>
      <w:commentRangeStart w:id="96"/>
      <w:ins w:id="97" w:author="Christoph Strieder" w:date="2025-12-15T17:37:00Z">
        <w:r>
          <w:rPr>
            <w:bCs/>
          </w:rPr>
          <w:t>der Use Case Steckbrief, den der Arbeitgeber zur Verfügung stellt,</w:t>
        </w:r>
      </w:ins>
      <w:ins w:id="98" w:author="Christoph Strieder" w:date="2025-12-15T17:39:00Z">
        <w:r>
          <w:rPr>
            <w:bCs/>
          </w:rPr>
          <w:t xml:space="preserve"> auf eine solche Verarbeitung von Beschäftigtendaten hin überprüft. Hierbei sollte insbesondere auch </w:t>
        </w:r>
        <w:proofErr w:type="spellStart"/>
        <w:r>
          <w:rPr>
            <w:bCs/>
          </w:rPr>
          <w:t>zugrundegelegt</w:t>
        </w:r>
        <w:proofErr w:type="spellEnd"/>
        <w:r>
          <w:rPr>
            <w:bCs/>
          </w:rPr>
          <w:t xml:space="preserve"> werden, ob </w:t>
        </w:r>
      </w:ins>
      <w:proofErr w:type="gramStart"/>
      <w:ins w:id="99" w:author="Christoph Strieder" w:date="2026-04-16T14:33:00Z">
        <w:r w:rsidR="002D5C82">
          <w:rPr>
            <w:bCs/>
          </w:rPr>
          <w:t xml:space="preserve">bei </w:t>
        </w:r>
      </w:ins>
      <w:ins w:id="100" w:author="Christoph Strieder" w:date="2025-12-15T17:39:00Z">
        <w:r>
          <w:rPr>
            <w:bCs/>
          </w:rPr>
          <w:t>eine Verarbeitung</w:t>
        </w:r>
        <w:proofErr w:type="gramEnd"/>
        <w:r>
          <w:rPr>
            <w:bCs/>
          </w:rPr>
          <w:t xml:space="preserve"> innerhalb der EU oder in sicheren Drittstaaten ein Sprachmodell genutzt wird, bei dem nicht ausgeschlossen ist, dass eine Übermittlung aus der EU ins nicht sichere Drittland erfolgt.</w:t>
        </w:r>
      </w:ins>
      <w:ins w:id="101" w:author="Christoph Strieder" w:date="2025-12-15T17:44:00Z">
        <w:r>
          <w:rPr>
            <w:bCs/>
          </w:rPr>
          <w:t xml:space="preserve"> Die Use Cases sind daran auszurichten, dass eine geringstmögliche </w:t>
        </w:r>
      </w:ins>
      <w:ins w:id="102" w:author="Christoph Strieder" w:date="2025-12-15T17:49:00Z">
        <w:r>
          <w:rPr>
            <w:bCs/>
          </w:rPr>
          <w:t>Beeinträchtigung der Arbeitnehmerrechte sichergestellt ist.</w:t>
        </w:r>
      </w:ins>
      <w:commentRangeEnd w:id="95"/>
      <w:ins w:id="103" w:author="Christoph Strieder" w:date="2026-04-16T14:34:00Z">
        <w:r w:rsidR="002D5C82">
          <w:rPr>
            <w:rStyle w:val="Kommentarzeichen"/>
          </w:rPr>
          <w:commentReference w:id="95"/>
        </w:r>
      </w:ins>
      <w:commentRangeEnd w:id="96"/>
      <w:ins w:id="104" w:author="Christoph Strieder" w:date="2026-04-16T14:35:00Z">
        <w:r w:rsidR="002D5C82">
          <w:rPr>
            <w:rStyle w:val="Kommentarzeichen"/>
          </w:rPr>
          <w:commentReference w:id="96"/>
        </w:r>
      </w:ins>
    </w:p>
    <w:p w14:paraId="66DAD88D" w14:textId="4ED08626" w:rsidR="0029163B" w:rsidRDefault="008E71B9" w:rsidP="002D5C82">
      <w:pPr>
        <w:numPr>
          <w:ilvl w:val="0"/>
          <w:numId w:val="4"/>
        </w:numPr>
        <w:rPr>
          <w:ins w:id="105" w:author="Christoph Strieder" w:date="2025-12-15T17:37:00Z"/>
          <w:bCs/>
        </w:rPr>
      </w:pPr>
      <w:commentRangeStart w:id="106"/>
      <w:commentRangeStart w:id="107"/>
      <w:ins w:id="108" w:author="Christoph Strieder" w:date="2025-12-15T17:40:00Z">
        <w:r>
          <w:rPr>
            <w:bCs/>
          </w:rPr>
          <w:t>3. Soweit möglich streben die Betriebsparteien an,</w:t>
        </w:r>
      </w:ins>
      <w:ins w:id="109" w:author="Christoph Strieder" w:date="2025-12-15T17:42:00Z">
        <w:r>
          <w:rPr>
            <w:bCs/>
          </w:rPr>
          <w:t xml:space="preserve"> eine Software On-</w:t>
        </w:r>
        <w:proofErr w:type="spellStart"/>
        <w:r>
          <w:rPr>
            <w:bCs/>
          </w:rPr>
          <w:t>Premise</w:t>
        </w:r>
        <w:proofErr w:type="spellEnd"/>
        <w:r>
          <w:rPr>
            <w:bCs/>
          </w:rPr>
          <w:t xml:space="preserve"> zu nutzen.</w:t>
        </w:r>
      </w:ins>
      <w:commentRangeEnd w:id="106"/>
      <w:ins w:id="110" w:author="Christoph Strieder" w:date="2026-04-16T14:33:00Z">
        <w:r w:rsidR="002D5C82">
          <w:rPr>
            <w:rStyle w:val="Kommentarzeichen"/>
          </w:rPr>
          <w:commentReference w:id="106"/>
        </w:r>
      </w:ins>
      <w:commentRangeEnd w:id="107"/>
      <w:ins w:id="111" w:author="Christoph Strieder" w:date="2026-04-16T14:36:00Z">
        <w:r w:rsidR="002D5C82">
          <w:rPr>
            <w:rStyle w:val="Kommentarzeichen"/>
          </w:rPr>
          <w:commentReference w:id="107"/>
        </w:r>
      </w:ins>
    </w:p>
    <w:p w14:paraId="73C58BC0" w14:textId="77777777" w:rsidR="00722E24" w:rsidRDefault="00722E24">
      <w:pPr>
        <w:rPr>
          <w:b/>
          <w:bCs/>
        </w:rPr>
      </w:pPr>
    </w:p>
    <w:p w14:paraId="74B28245" w14:textId="04C0CEAE" w:rsidR="0029163B" w:rsidRDefault="008E71B9">
      <w:r>
        <w:rPr>
          <w:b/>
          <w:bCs/>
        </w:rPr>
        <w:t>§ 12 Transparenz, Nachvollziehbarkeit &amp; Dokumentation</w:t>
      </w:r>
    </w:p>
    <w:p w14:paraId="4560019A" w14:textId="14E17F0D" w:rsidR="0029163B" w:rsidRDefault="008E71B9">
      <w:pPr>
        <w:numPr>
          <w:ilvl w:val="0"/>
          <w:numId w:val="5"/>
        </w:numPr>
      </w:pPr>
      <w:r>
        <w:t xml:space="preserve">Auf Anforderung des Konzernbetriebsrates wird eine Liste der sich derzeit im Einsatz befindenden KI-Systeme erstellt und dem Konzernbetriebsrat zur Verfügung gestellt. </w:t>
      </w:r>
      <w:commentRangeStart w:id="112"/>
    </w:p>
    <w:commentRangeEnd w:id="112"/>
    <w:p w14:paraId="18CA2B1C" w14:textId="77777777" w:rsidR="00722E24" w:rsidRDefault="008E71B9">
      <w:pPr>
        <w:rPr>
          <w:b/>
          <w:bCs/>
        </w:rPr>
      </w:pPr>
      <w:del w:id="113" w:author="Breidenbach, Sarah" w:date="2025-07-15T09:23:00Z">
        <w:r>
          <w:rPr>
            <w:rStyle w:val="Kommentarzeichen"/>
            <w:b/>
            <w:bCs/>
            <w:sz w:val="22"/>
            <w:szCs w:val="22"/>
          </w:rPr>
          <w:commentReference w:id="112"/>
        </w:r>
      </w:del>
    </w:p>
    <w:p w14:paraId="38DC84F4" w14:textId="312CA532" w:rsidR="0029163B" w:rsidRDefault="008E71B9">
      <w:r>
        <w:rPr>
          <w:b/>
          <w:bCs/>
        </w:rPr>
        <w:t>§ 13 “</w:t>
      </w:r>
      <w:commentRangeStart w:id="114"/>
      <w:commentRangeStart w:id="115"/>
      <w:r>
        <w:rPr>
          <w:b/>
          <w:bCs/>
        </w:rPr>
        <w:t>Experimentierräume</w:t>
      </w:r>
      <w:commentRangeEnd w:id="114"/>
      <w:r>
        <w:rPr>
          <w:rStyle w:val="Kommentarzeichen"/>
          <w:b/>
          <w:bCs/>
          <w:sz w:val="22"/>
          <w:szCs w:val="22"/>
        </w:rPr>
        <w:commentReference w:id="114"/>
      </w:r>
      <w:commentRangeEnd w:id="115"/>
      <w:r>
        <w:rPr>
          <w:rStyle w:val="Kommentarzeichen"/>
          <w:b/>
          <w:bCs/>
          <w:sz w:val="22"/>
          <w:szCs w:val="22"/>
        </w:rPr>
        <w:commentReference w:id="115"/>
      </w:r>
      <w:r>
        <w:rPr>
          <w:b/>
          <w:bCs/>
        </w:rPr>
        <w:t>” &amp; Pilotprojekte</w:t>
      </w:r>
    </w:p>
    <w:p w14:paraId="026FE7B9" w14:textId="5675B875" w:rsidR="0029163B" w:rsidRDefault="008E71B9">
      <w:pPr>
        <w:numPr>
          <w:ilvl w:val="0"/>
          <w:numId w:val="6"/>
        </w:numPr>
      </w:pPr>
      <w:r>
        <w:t xml:space="preserve">Der Arbeitgeber kann im Einvernehmen und in Zusammenarbeit mit dem Betriebsrat “Experimentierräume” einrichten, in </w:t>
      </w:r>
      <w:proofErr w:type="gramStart"/>
      <w:r>
        <w:t>denen  eine</w:t>
      </w:r>
      <w:proofErr w:type="gramEnd"/>
      <w:r>
        <w:t xml:space="preserve"> begrenzte Anzahl an Beschäftigten   die Anwendbarkeit einer jeweiligen KI-Anwendung überprüfen und dokumentieren sowie deren Ergebnisse klassifizieren und die praktische Einsetzbarkeit im Betrieb überprüf eine solche Tätigkeit der Arbeitnehmer ist Arbeitszeit. Die Tätigkeit kann befristet auf bestimmte Zeiträume eingerichtet werden.</w:t>
      </w:r>
    </w:p>
    <w:p w14:paraId="1A19536A" w14:textId="77777777" w:rsidR="0029163B" w:rsidRDefault="008E71B9">
      <w:pPr>
        <w:numPr>
          <w:ilvl w:val="0"/>
          <w:numId w:val="6"/>
        </w:numPr>
      </w:pPr>
      <w:r>
        <w:t>Pilotprojekte: Soweit eine KI-Anwendung für ein Pilotprojekt im Betrieb eingeführt wird, besteht ein umfassendes Informationsrecht des Betriebsrats und eine Beteiligungspflicht des Betriebsrats bei Planung, Durchführung und Evaluation.</w:t>
      </w:r>
    </w:p>
    <w:p w14:paraId="58A1CD9E" w14:textId="5EC907B0" w:rsidR="0029163B" w:rsidRDefault="008E71B9">
      <w:pPr>
        <w:numPr>
          <w:ilvl w:val="0"/>
          <w:numId w:val="6"/>
        </w:numPr>
      </w:pPr>
      <w:r>
        <w:t xml:space="preserve">Wird eine KI </w:t>
      </w:r>
      <w:proofErr w:type="gramStart"/>
      <w:r>
        <w:t>mit  hohem</w:t>
      </w:r>
      <w:proofErr w:type="gramEnd"/>
      <w:r>
        <w:t xml:space="preserve"> Risiko im Betrieb eingeführt, bedarf es neben den Voraussetzungen der jeweiligen BV über die Einführung und Nutzung einer solchen KI, und den jeweiligen gesetzlichen Regelungen auch der zusätzlichen, schriftlichen Zustimmung des Betriebsrats. Eine Ablehnung ist schriftlich zu begründen. Die Ablehnung kann bedingt durch die Erfüllung bestimmter Auflagen erklärt werden.</w:t>
      </w:r>
    </w:p>
    <w:p w14:paraId="525A1B83" w14:textId="77777777" w:rsidR="0029163B" w:rsidRDefault="008E71B9">
      <w:r>
        <w:rPr>
          <w:b/>
          <w:bCs/>
        </w:rPr>
        <w:t>§ 14 Verantwortlichkeiten und Haftung</w:t>
      </w:r>
    </w:p>
    <w:p w14:paraId="65DE46C1" w14:textId="4930F669" w:rsidR="0029163B" w:rsidRDefault="008E71B9">
      <w:pPr>
        <w:pStyle w:val="Listenabsatz"/>
        <w:numPr>
          <w:ilvl w:val="0"/>
          <w:numId w:val="9"/>
        </w:numPr>
      </w:pPr>
      <w:r>
        <w:t xml:space="preserve">Die Verantwortung für KI-Entscheidungen und deren Folgen liegt grundsätzlich beim Arbeitgeber. Der Arbeitgeber haftet grundsätzlich für Schäden, die durch eine fehlerhafte KI-Nutzung oder durch fehlerhafte oder missverständliche Ergebnisse der KI entstehen. Der Arbeitgeber stellt dem Beschäftigten von jeder Haftung frei. </w:t>
      </w:r>
    </w:p>
    <w:p w14:paraId="1B4D55F9" w14:textId="5A348B47" w:rsidR="0029163B" w:rsidRDefault="008E71B9">
      <w:pPr>
        <w:pStyle w:val="Listenabsatz"/>
        <w:numPr>
          <w:ilvl w:val="0"/>
          <w:numId w:val="9"/>
        </w:numPr>
      </w:pPr>
      <w:r>
        <w:t>Dies gilt nicht, wenn ein Arbeitnehmer im Betrieb ein KI-System bewusst missbräuchlich oder vorsätzlich schädigend einsetzt.</w:t>
      </w:r>
    </w:p>
    <w:p w14:paraId="00E7EE9A" w14:textId="77777777" w:rsidR="0029163B" w:rsidRDefault="008E71B9">
      <w:pPr>
        <w:rPr>
          <w:b/>
          <w:bCs/>
        </w:rPr>
      </w:pPr>
      <w:r>
        <w:rPr>
          <w:b/>
          <w:bCs/>
        </w:rPr>
        <w:t>§ 15 Nachhaltigkeit</w:t>
      </w:r>
    </w:p>
    <w:p w14:paraId="5CB945D0" w14:textId="0DE938AB" w:rsidR="0029163B" w:rsidRDefault="008E71B9">
      <w:r>
        <w:t xml:space="preserve">KI-Systeme </w:t>
      </w:r>
      <w:del w:id="116" w:author="Hagen Marten" w:date="2026-01-20T13:32:00Z">
        <w:r w:rsidDel="00722E24">
          <w:delText xml:space="preserve">müssen </w:delText>
        </w:r>
      </w:del>
      <w:ins w:id="117" w:author="Hagen Marten" w:date="2026-01-20T13:32:00Z">
        <w:r w:rsidR="00722E24">
          <w:t xml:space="preserve">sollen </w:t>
        </w:r>
      </w:ins>
      <w:r>
        <w:t>unter Berücksichtigung von Ressourcenschonung, sozialer Gerechtigkeit und ökologischer Verträglichkeit konzipiert und betrieben werden. Es soll durch den Experten-Rat eine regelmäßige Evaluation im Hinblick auf Belastung, Energieverbrauch und soziale Folgen des jeweiligen KI -Systems im Betrieb erfolgen.</w:t>
      </w:r>
    </w:p>
    <w:p w14:paraId="4AB81B6C" w14:textId="77777777" w:rsidR="0029163B" w:rsidRDefault="008E71B9">
      <w:r>
        <w:rPr>
          <w:b/>
          <w:bCs/>
        </w:rPr>
        <w:t>§ 16 Schlussbestimmungen</w:t>
      </w:r>
    </w:p>
    <w:p w14:paraId="1400E1E4" w14:textId="77777777" w:rsidR="0029163B" w:rsidRDefault="008E71B9">
      <w:pPr>
        <w:numPr>
          <w:ilvl w:val="0"/>
          <w:numId w:val="7"/>
        </w:numPr>
      </w:pPr>
      <w:r>
        <w:t>Inkrafttreten mit Unterzeichnung</w:t>
      </w:r>
    </w:p>
    <w:p w14:paraId="00E6B1A3" w14:textId="77777777" w:rsidR="0029163B" w:rsidRDefault="008E71B9">
      <w:pPr>
        <w:numPr>
          <w:ilvl w:val="0"/>
          <w:numId w:val="7"/>
        </w:numPr>
      </w:pPr>
      <w:r>
        <w:t>Kündbar mit dreimonatiger Frist zum Quartalsende.</w:t>
      </w:r>
    </w:p>
    <w:p w14:paraId="2D396A78" w14:textId="77777777" w:rsidR="0029163B" w:rsidRDefault="008E71B9">
      <w:pPr>
        <w:numPr>
          <w:ilvl w:val="0"/>
          <w:numId w:val="7"/>
        </w:numPr>
      </w:pPr>
      <w:r>
        <w:t>Nachwirkung gemäß § 77 Abs. 6 BetrVG</w:t>
      </w:r>
    </w:p>
    <w:p w14:paraId="0EB6568A" w14:textId="77777777" w:rsidR="0029163B" w:rsidRDefault="008E71B9">
      <w:pPr>
        <w:numPr>
          <w:ilvl w:val="0"/>
          <w:numId w:val="7"/>
        </w:numPr>
      </w:pPr>
      <w:r>
        <w:t>Gemeinsame Evaluation nach einem Jahr</w:t>
      </w:r>
    </w:p>
    <w:p w14:paraId="04229C0E" w14:textId="77777777" w:rsidR="0029163B" w:rsidRDefault="008E71B9">
      <w:pPr>
        <w:numPr>
          <w:ilvl w:val="0"/>
          <w:numId w:val="7"/>
        </w:numPr>
      </w:pPr>
      <w:r>
        <w:t>Anpassungen bei Änderungen des EU-KI-Rechtsrahmens verpflichtend. Diese Betriebsvereinbarung tritt mit ihrer Unterzeichnung in Kraft. Sie ist beidseitig mit einer Frist von drei Monaten zum Quartalsende kündbar. Im Fall der Kündigung wirkt die Betriebsvereinbarung nach § 77 VI BetrVG nach.</w:t>
      </w:r>
    </w:p>
    <w:p w14:paraId="3EC96B7D" w14:textId="77777777" w:rsidR="0029163B" w:rsidRDefault="008E71B9">
      <w:pPr>
        <w:pStyle w:val="Listenabsatz"/>
      </w:pPr>
      <w:r>
        <w:t>Die Parteien vereinbaren, dass diese Betriebsvereinbarung nach einem Jahr evaluiert wird. Etwaige Änderungen, Ergänzungen oder Erweiterungen dieser Betriebsvereinbarung können als beidseitig gegengezeichnete Anlage zu der Betriebsvereinbarung vorgenommen werden.</w:t>
      </w:r>
    </w:p>
    <w:p w14:paraId="502D648D" w14:textId="77777777" w:rsidR="0029163B" w:rsidRDefault="008E71B9">
      <w:pPr>
        <w:pStyle w:val="Listenabsatz"/>
      </w:pPr>
      <w:r>
        <w:t>Die Parteien sind verpflichtet, die Betriebsvereinbarung jeweils bereits bei Änderungen des EU-KI-Rechtsrahmens oder nationaler Gesetzgebung oder im Fall konkretisierende Rechtsprechung anzupassen, zu ergänzen oder zu erweitern.</w:t>
      </w:r>
    </w:p>
    <w:p w14:paraId="787757FA" w14:textId="77777777" w:rsidR="0029163B" w:rsidRDefault="0029163B"/>
    <w:p w14:paraId="1576FB19" w14:textId="77777777" w:rsidR="0029163B" w:rsidRDefault="008E71B9">
      <w:r>
        <w:t>Datum:</w:t>
      </w:r>
    </w:p>
    <w:p w14:paraId="108BA981" w14:textId="77777777" w:rsidR="0029163B" w:rsidRDefault="0029163B"/>
    <w:p w14:paraId="58F26EE9" w14:textId="77777777" w:rsidR="0029163B" w:rsidRDefault="008E71B9">
      <w:r>
        <w:t xml:space="preserve">Unterschriften: </w:t>
      </w:r>
    </w:p>
    <w:p w14:paraId="6795D18F" w14:textId="77777777" w:rsidR="0029163B" w:rsidRDefault="0029163B">
      <w:bookmarkStart w:id="118" w:name="MerkPosIDE"/>
      <w:bookmarkEnd w:id="118"/>
    </w:p>
    <w:sectPr w:rsidR="0029163B">
      <w:pgSz w:w="11906" w:h="16838"/>
      <w:pgMar w:top="1417" w:right="1417" w:bottom="1134" w:left="1417" w:header="0" w:footer="0" w:gutter="0"/>
      <w:cols w:space="720"/>
      <w:formProt w:val="0"/>
      <w:docGrid w:linePitch="360" w:charSpace="819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hristoph Strieder" w:date="2026-04-16T14:20:00Z" w:initials="CS">
    <w:p w14:paraId="03E36095" w14:textId="35F1F0A4" w:rsidR="008B6848" w:rsidRDefault="008B6848">
      <w:pPr>
        <w:pStyle w:val="Kommentartext"/>
      </w:pPr>
      <w:r>
        <w:rPr>
          <w:rStyle w:val="Kommentarzeichen"/>
        </w:rPr>
        <w:annotationRef/>
      </w:r>
      <w:r>
        <w:rPr>
          <w:rStyle w:val="Kommentarzeichen"/>
        </w:rPr>
        <w:t>keine</w:t>
      </w:r>
      <w:r>
        <w:t xml:space="preserve"> Schatten KI</w:t>
      </w:r>
    </w:p>
  </w:comment>
  <w:comment w:id="26" w:author="Christoph Strieder" w:date="2026-04-16T14:23:00Z" w:initials="CS">
    <w:p w14:paraId="67AC231F" w14:textId="0CBF2E59" w:rsidR="00786593" w:rsidRDefault="00786593">
      <w:pPr>
        <w:pStyle w:val="Kommentartext"/>
      </w:pPr>
      <w:r>
        <w:rPr>
          <w:rStyle w:val="Kommentarzeichen"/>
        </w:rPr>
        <w:annotationRef/>
      </w:r>
      <w:r>
        <w:t xml:space="preserve">Uns ist nicht klar, wo bei dieser Regelung das Problem liegen soll, es reicht ja </w:t>
      </w:r>
      <w:proofErr w:type="spellStart"/>
      <w:r>
        <w:t>zB</w:t>
      </w:r>
      <w:proofErr w:type="spellEnd"/>
      <w:r>
        <w:t xml:space="preserve"> eine zentral verwaltete Excel.</w:t>
      </w:r>
    </w:p>
  </w:comment>
  <w:comment w:id="27" w:author="Christoph Strieder" w:date="2026-04-16T14:24:00Z" w:initials="CS">
    <w:p w14:paraId="1CE48795" w14:textId="0632153B" w:rsidR="00786593" w:rsidRDefault="00786593">
      <w:pPr>
        <w:pStyle w:val="Kommentartext"/>
      </w:pPr>
      <w:r>
        <w:rPr>
          <w:rStyle w:val="Kommentarzeichen"/>
        </w:rPr>
        <w:annotationRef/>
      </w:r>
    </w:p>
  </w:comment>
  <w:comment w:id="23" w:author="Breidenbach, Sarah" w:date="2025-07-15T10:53:00Z" w:initials="BS">
    <w:p w14:paraId="51CF3E8C" w14:textId="77777777" w:rsidR="0029163B" w:rsidRDefault="0052606F">
      <w:pPr>
        <w:overflowPunct w:val="0"/>
        <w:spacing w:after="0" w:line="240" w:lineRule="auto"/>
      </w:pPr>
      <w:r>
        <w:rPr>
          <w:rStyle w:val="Kommentarzeichen"/>
        </w:rPr>
        <w:annotationRef/>
      </w:r>
      <w:r w:rsidR="008E71B9">
        <w:rPr>
          <w:rFonts w:ascii="Carlito" w:eastAsia="DejaVu Sans" w:hAnsi="Carlito" w:cs="DejaVu Sans"/>
          <w:kern w:val="0"/>
          <w:sz w:val="24"/>
          <w:szCs w:val="24"/>
          <w:lang w:val="en-US" w:bidi="en-US"/>
        </w:rPr>
        <w:t xml:space="preserve">Bitte um </w:t>
      </w:r>
      <w:proofErr w:type="spellStart"/>
      <w:r w:rsidR="008E71B9">
        <w:rPr>
          <w:rFonts w:ascii="Carlito" w:eastAsia="DejaVu Sans" w:hAnsi="Carlito" w:cs="DejaVu Sans"/>
          <w:kern w:val="0"/>
          <w:sz w:val="24"/>
          <w:szCs w:val="24"/>
          <w:lang w:val="en-US" w:bidi="en-US"/>
        </w:rPr>
        <w:t>Erläuterung</w:t>
      </w:r>
      <w:proofErr w:type="spellEnd"/>
      <w:r w:rsidR="008E71B9">
        <w:rPr>
          <w:rFonts w:ascii="Carlito" w:eastAsia="DejaVu Sans" w:hAnsi="Carlito" w:cs="DejaVu Sans"/>
          <w:kern w:val="0"/>
          <w:sz w:val="24"/>
          <w:szCs w:val="24"/>
          <w:lang w:val="en-US" w:bidi="en-US"/>
        </w:rPr>
        <w:t xml:space="preserve">, </w:t>
      </w:r>
      <w:proofErr w:type="spellStart"/>
      <w:r w:rsidR="008E71B9">
        <w:rPr>
          <w:rFonts w:ascii="Carlito" w:eastAsia="DejaVu Sans" w:hAnsi="Carlito" w:cs="DejaVu Sans"/>
          <w:kern w:val="0"/>
          <w:sz w:val="24"/>
          <w:szCs w:val="24"/>
          <w:lang w:val="en-US" w:bidi="en-US"/>
        </w:rPr>
        <w:t>wie</w:t>
      </w:r>
      <w:proofErr w:type="spellEnd"/>
      <w:r w:rsidR="008E71B9">
        <w:rPr>
          <w:rFonts w:ascii="Carlito" w:eastAsia="DejaVu Sans" w:hAnsi="Carlito" w:cs="DejaVu Sans"/>
          <w:kern w:val="0"/>
          <w:sz w:val="24"/>
          <w:szCs w:val="24"/>
          <w:lang w:val="en-US" w:bidi="en-US"/>
        </w:rPr>
        <w:t xml:space="preserve"> das </w:t>
      </w:r>
      <w:proofErr w:type="spellStart"/>
      <w:r w:rsidR="008E71B9">
        <w:rPr>
          <w:rFonts w:ascii="Carlito" w:eastAsia="DejaVu Sans" w:hAnsi="Carlito" w:cs="DejaVu Sans"/>
          <w:kern w:val="0"/>
          <w:sz w:val="24"/>
          <w:szCs w:val="24"/>
          <w:lang w:val="en-US" w:bidi="en-US"/>
        </w:rPr>
        <w:t>gemeint</w:t>
      </w:r>
      <w:proofErr w:type="spellEnd"/>
      <w:r w:rsidR="008E71B9">
        <w:rPr>
          <w:rFonts w:ascii="Carlito" w:eastAsia="DejaVu Sans" w:hAnsi="Carlito" w:cs="DejaVu Sans"/>
          <w:kern w:val="0"/>
          <w:sz w:val="24"/>
          <w:szCs w:val="24"/>
          <w:lang w:val="en-US" w:bidi="en-US"/>
        </w:rPr>
        <w:t xml:space="preserve"> </w:t>
      </w:r>
      <w:proofErr w:type="spellStart"/>
      <w:r w:rsidR="008E71B9">
        <w:rPr>
          <w:rFonts w:ascii="Carlito" w:eastAsia="DejaVu Sans" w:hAnsi="Carlito" w:cs="DejaVu Sans"/>
          <w:kern w:val="0"/>
          <w:sz w:val="24"/>
          <w:szCs w:val="24"/>
          <w:lang w:val="en-US" w:bidi="en-US"/>
        </w:rPr>
        <w:t>ist</w:t>
      </w:r>
      <w:proofErr w:type="spellEnd"/>
      <w:r w:rsidR="008E71B9">
        <w:rPr>
          <w:rFonts w:ascii="Carlito" w:eastAsia="DejaVu Sans" w:hAnsi="Carlito" w:cs="DejaVu Sans"/>
          <w:kern w:val="0"/>
          <w:sz w:val="24"/>
          <w:szCs w:val="24"/>
          <w:lang w:val="en-US" w:bidi="en-US"/>
        </w:rPr>
        <w:t xml:space="preserve"> und </w:t>
      </w:r>
      <w:proofErr w:type="spellStart"/>
      <w:r w:rsidR="008E71B9">
        <w:rPr>
          <w:rFonts w:ascii="Carlito" w:eastAsia="DejaVu Sans" w:hAnsi="Carlito" w:cs="DejaVu Sans"/>
          <w:kern w:val="0"/>
          <w:sz w:val="24"/>
          <w:szCs w:val="24"/>
          <w:lang w:val="en-US" w:bidi="en-US"/>
        </w:rPr>
        <w:t>wie</w:t>
      </w:r>
      <w:proofErr w:type="spellEnd"/>
      <w:r w:rsidR="008E71B9">
        <w:rPr>
          <w:rFonts w:ascii="Carlito" w:eastAsia="DejaVu Sans" w:hAnsi="Carlito" w:cs="DejaVu Sans"/>
          <w:kern w:val="0"/>
          <w:sz w:val="24"/>
          <w:szCs w:val="24"/>
          <w:lang w:val="en-US" w:bidi="en-US"/>
        </w:rPr>
        <w:t xml:space="preserve"> dies in der Praxis </w:t>
      </w:r>
      <w:proofErr w:type="spellStart"/>
      <w:r w:rsidR="008E71B9">
        <w:rPr>
          <w:rFonts w:ascii="Carlito" w:eastAsia="DejaVu Sans" w:hAnsi="Carlito" w:cs="DejaVu Sans"/>
          <w:kern w:val="0"/>
          <w:sz w:val="24"/>
          <w:szCs w:val="24"/>
          <w:lang w:val="en-US" w:bidi="en-US"/>
        </w:rPr>
        <w:t>als</w:t>
      </w:r>
      <w:proofErr w:type="spellEnd"/>
      <w:r w:rsidR="008E71B9">
        <w:rPr>
          <w:rFonts w:ascii="Carlito" w:eastAsia="DejaVu Sans" w:hAnsi="Carlito" w:cs="DejaVu Sans"/>
          <w:kern w:val="0"/>
          <w:sz w:val="24"/>
          <w:szCs w:val="24"/>
          <w:lang w:val="en-US" w:bidi="en-US"/>
        </w:rPr>
        <w:t xml:space="preserve"> </w:t>
      </w:r>
      <w:proofErr w:type="spellStart"/>
      <w:r w:rsidR="008E71B9">
        <w:rPr>
          <w:rFonts w:ascii="Carlito" w:eastAsia="DejaVu Sans" w:hAnsi="Carlito" w:cs="DejaVu Sans"/>
          <w:kern w:val="0"/>
          <w:sz w:val="24"/>
          <w:szCs w:val="24"/>
          <w:lang w:val="en-US" w:bidi="en-US"/>
        </w:rPr>
        <w:t>interner</w:t>
      </w:r>
      <w:proofErr w:type="spellEnd"/>
      <w:r w:rsidR="008E71B9">
        <w:rPr>
          <w:rFonts w:ascii="Carlito" w:eastAsia="DejaVu Sans" w:hAnsi="Carlito" w:cs="DejaVu Sans"/>
          <w:kern w:val="0"/>
          <w:sz w:val="24"/>
          <w:szCs w:val="24"/>
          <w:lang w:val="en-US" w:bidi="en-US"/>
        </w:rPr>
        <w:t xml:space="preserve"> </w:t>
      </w:r>
      <w:proofErr w:type="spellStart"/>
      <w:r w:rsidR="008E71B9">
        <w:rPr>
          <w:rFonts w:ascii="Carlito" w:eastAsia="DejaVu Sans" w:hAnsi="Carlito" w:cs="DejaVu Sans"/>
          <w:kern w:val="0"/>
          <w:sz w:val="24"/>
          <w:szCs w:val="24"/>
          <w:lang w:val="en-US" w:bidi="en-US"/>
        </w:rPr>
        <w:t>Kontrollweg</w:t>
      </w:r>
      <w:proofErr w:type="spellEnd"/>
      <w:r w:rsidR="008E71B9">
        <w:rPr>
          <w:rFonts w:ascii="Carlito" w:eastAsia="DejaVu Sans" w:hAnsi="Carlito" w:cs="DejaVu Sans"/>
          <w:kern w:val="0"/>
          <w:sz w:val="24"/>
          <w:szCs w:val="24"/>
          <w:lang w:val="en-US" w:bidi="en-US"/>
        </w:rPr>
        <w:t xml:space="preserve"> </w:t>
      </w:r>
      <w:proofErr w:type="spellStart"/>
      <w:r w:rsidR="008E71B9">
        <w:rPr>
          <w:rFonts w:ascii="Carlito" w:eastAsia="DejaVu Sans" w:hAnsi="Carlito" w:cs="DejaVu Sans"/>
          <w:kern w:val="0"/>
          <w:sz w:val="24"/>
          <w:szCs w:val="24"/>
          <w:lang w:val="en-US" w:bidi="en-US"/>
        </w:rPr>
        <w:t>erfolgen</w:t>
      </w:r>
      <w:proofErr w:type="spellEnd"/>
    </w:p>
    <w:p w14:paraId="169F6F88" w14:textId="77777777" w:rsidR="0029163B" w:rsidRDefault="008E71B9">
      <w:pPr>
        <w:overflowPunct w:val="0"/>
        <w:spacing w:after="0" w:line="240" w:lineRule="auto"/>
      </w:pPr>
      <w:r>
        <w:rPr>
          <w:rFonts w:ascii="Carlito" w:eastAsia="DejaVu Sans" w:hAnsi="Carlito" w:cs="DejaVu Sans"/>
          <w:kern w:val="0"/>
          <w:sz w:val="24"/>
          <w:szCs w:val="24"/>
          <w:lang w:val="en-US" w:bidi="en-US"/>
        </w:rPr>
        <w:t xml:space="preserve"> </w:t>
      </w:r>
      <w:proofErr w:type="spellStart"/>
      <w:r>
        <w:rPr>
          <w:rFonts w:ascii="Carlito" w:eastAsia="DejaVu Sans" w:hAnsi="Carlito" w:cs="DejaVu Sans"/>
          <w:kern w:val="0"/>
          <w:sz w:val="24"/>
          <w:szCs w:val="24"/>
          <w:lang w:val="en-US" w:bidi="en-US"/>
        </w:rPr>
        <w:t>soll</w:t>
      </w:r>
      <w:proofErr w:type="spellEnd"/>
      <w:r>
        <w:rPr>
          <w:rFonts w:ascii="Carlito" w:eastAsia="DejaVu Sans" w:hAnsi="Carlito" w:cs="DejaVu Sans"/>
          <w:kern w:val="0"/>
          <w:sz w:val="24"/>
          <w:szCs w:val="24"/>
          <w:lang w:val="en-US" w:bidi="en-US"/>
        </w:rPr>
        <w:t xml:space="preserve">. </w:t>
      </w:r>
    </w:p>
    <w:p w14:paraId="7D8672BE" w14:textId="77777777" w:rsidR="0029163B" w:rsidRDefault="008E71B9">
      <w:pPr>
        <w:overflowPunct w:val="0"/>
        <w:spacing w:after="0" w:line="240" w:lineRule="auto"/>
      </w:pPr>
      <w:proofErr w:type="spellStart"/>
      <w:r>
        <w:rPr>
          <w:rFonts w:ascii="Carlito" w:eastAsia="DejaVu Sans" w:hAnsi="Carlito" w:cs="DejaVu Sans"/>
          <w:kern w:val="0"/>
          <w:sz w:val="24"/>
          <w:szCs w:val="24"/>
          <w:lang w:val="en-US" w:bidi="en-US"/>
        </w:rPr>
        <w:t>Einen</w:t>
      </w:r>
      <w:proofErr w:type="spellEnd"/>
      <w:r>
        <w:rPr>
          <w:rFonts w:ascii="Carlito" w:eastAsia="DejaVu Sans" w:hAnsi="Carlito" w:cs="DejaVu Sans"/>
          <w:kern w:val="0"/>
          <w:sz w:val="24"/>
          <w:szCs w:val="24"/>
          <w:lang w:val="en-US" w:bidi="en-US"/>
        </w:rPr>
        <w:t xml:space="preserve"> </w:t>
      </w:r>
      <w:proofErr w:type="spellStart"/>
      <w:r>
        <w:rPr>
          <w:rFonts w:ascii="Carlito" w:eastAsia="DejaVu Sans" w:hAnsi="Carlito" w:cs="DejaVu Sans"/>
          <w:kern w:val="0"/>
          <w:sz w:val="24"/>
          <w:szCs w:val="24"/>
          <w:lang w:val="en-US" w:bidi="en-US"/>
        </w:rPr>
        <w:t>Kanal</w:t>
      </w:r>
      <w:proofErr w:type="spellEnd"/>
      <w:r>
        <w:rPr>
          <w:rFonts w:ascii="Carlito" w:eastAsia="DejaVu Sans" w:hAnsi="Carlito" w:cs="DejaVu Sans"/>
          <w:kern w:val="0"/>
          <w:sz w:val="24"/>
          <w:szCs w:val="24"/>
          <w:lang w:val="en-US" w:bidi="en-US"/>
        </w:rPr>
        <w:t xml:space="preserve"> </w:t>
      </w:r>
      <w:proofErr w:type="spellStart"/>
      <w:r>
        <w:rPr>
          <w:rFonts w:ascii="Carlito" w:eastAsia="DejaVu Sans" w:hAnsi="Carlito" w:cs="DejaVu Sans"/>
          <w:kern w:val="0"/>
          <w:sz w:val="24"/>
          <w:szCs w:val="24"/>
          <w:lang w:val="en-US" w:bidi="en-US"/>
        </w:rPr>
        <w:t>zur</w:t>
      </w:r>
      <w:proofErr w:type="spellEnd"/>
      <w:r>
        <w:rPr>
          <w:rFonts w:ascii="Carlito" w:eastAsia="DejaVu Sans" w:hAnsi="Carlito" w:cs="DejaVu Sans"/>
          <w:kern w:val="0"/>
          <w:sz w:val="24"/>
          <w:szCs w:val="24"/>
          <w:lang w:val="en-US" w:bidi="en-US"/>
        </w:rPr>
        <w:t xml:space="preserve"> KI (</w:t>
      </w:r>
      <w:proofErr w:type="spellStart"/>
      <w:r>
        <w:rPr>
          <w:rFonts w:ascii="Carlito" w:eastAsia="DejaVu Sans" w:hAnsi="Carlito" w:cs="DejaVu Sans"/>
          <w:kern w:val="0"/>
          <w:sz w:val="24"/>
          <w:szCs w:val="24"/>
          <w:lang w:val="en-US" w:bidi="en-US"/>
        </w:rPr>
        <w:t>bspw</w:t>
      </w:r>
      <w:proofErr w:type="spellEnd"/>
      <w:r>
        <w:rPr>
          <w:rFonts w:ascii="Carlito" w:eastAsia="DejaVu Sans" w:hAnsi="Carlito" w:cs="DejaVu Sans"/>
          <w:kern w:val="0"/>
          <w:sz w:val="24"/>
          <w:szCs w:val="24"/>
          <w:lang w:val="en-US" w:bidi="en-US"/>
        </w:rPr>
        <w:t xml:space="preserve">. Open AI) </w:t>
      </w:r>
      <w:proofErr w:type="spellStart"/>
      <w:r>
        <w:rPr>
          <w:rFonts w:ascii="Carlito" w:eastAsia="DejaVu Sans" w:hAnsi="Carlito" w:cs="DejaVu Sans"/>
          <w:kern w:val="0"/>
          <w:sz w:val="24"/>
          <w:szCs w:val="24"/>
          <w:lang w:val="en-US" w:bidi="en-US"/>
        </w:rPr>
        <w:t>gibt</w:t>
      </w:r>
      <w:proofErr w:type="spellEnd"/>
      <w:r>
        <w:rPr>
          <w:rFonts w:ascii="Carlito" w:eastAsia="DejaVu Sans" w:hAnsi="Carlito" w:cs="DejaVu Sans"/>
          <w:kern w:val="0"/>
          <w:sz w:val="24"/>
          <w:szCs w:val="24"/>
          <w:lang w:val="en-US" w:bidi="en-US"/>
        </w:rPr>
        <w:t xml:space="preserve"> es </w:t>
      </w:r>
      <w:proofErr w:type="spellStart"/>
      <w:r>
        <w:rPr>
          <w:rFonts w:ascii="Carlito" w:eastAsia="DejaVu Sans" w:hAnsi="Carlito" w:cs="DejaVu Sans"/>
          <w:kern w:val="0"/>
          <w:sz w:val="24"/>
          <w:szCs w:val="24"/>
          <w:lang w:val="en-US" w:bidi="en-US"/>
        </w:rPr>
        <w:t>nicht</w:t>
      </w:r>
      <w:proofErr w:type="spellEnd"/>
      <w:r>
        <w:rPr>
          <w:rFonts w:ascii="Carlito" w:eastAsia="DejaVu Sans" w:hAnsi="Carlito" w:cs="DejaVu Sans"/>
          <w:kern w:val="0"/>
          <w:sz w:val="24"/>
          <w:szCs w:val="24"/>
          <w:lang w:val="en-US" w:bidi="en-US"/>
        </w:rPr>
        <w:t xml:space="preserve">. </w:t>
      </w:r>
    </w:p>
    <w:p w14:paraId="29ECE806" w14:textId="77777777" w:rsidR="0029163B" w:rsidRDefault="0029163B">
      <w:pPr>
        <w:overflowPunct w:val="0"/>
        <w:spacing w:after="0" w:line="240" w:lineRule="auto"/>
      </w:pPr>
    </w:p>
  </w:comment>
  <w:comment w:id="24" w:author="Hagen Marten" w:date="2026-01-20T13:54:00Z" w:initials="HM">
    <w:p w14:paraId="6E1F667A" w14:textId="77777777" w:rsidR="00722E24" w:rsidRDefault="00722E24" w:rsidP="00722E24">
      <w:pPr>
        <w:pStyle w:val="Kommentartext"/>
      </w:pPr>
      <w:r>
        <w:rPr>
          <w:rStyle w:val="Kommentarzeichen"/>
        </w:rPr>
        <w:annotationRef/>
      </w:r>
      <w:r>
        <w:t xml:space="preserve">Eine softwarebasierte Möglichkeit zur Rückmeldung falscher Vorschläge, etc. wird es nicht geben. Das ist so nicht umsetzbar und auch nicht erforderlich. </w:t>
      </w:r>
    </w:p>
  </w:comment>
  <w:comment w:id="36" w:author="Breidenbach, Sarah" w:date="2025-07-15T10:56:00Z" w:initials="BS">
    <w:p w14:paraId="008DF18B" w14:textId="77777777" w:rsidR="0029163B" w:rsidRDefault="0052606F">
      <w:pPr>
        <w:overflowPunct w:val="0"/>
        <w:spacing w:after="0" w:line="240" w:lineRule="auto"/>
      </w:pPr>
      <w:r>
        <w:rPr>
          <w:rStyle w:val="Kommentarzeichen"/>
        </w:rPr>
        <w:annotationRef/>
      </w:r>
      <w:r w:rsidR="008E71B9">
        <w:rPr>
          <w:rFonts w:ascii="Carlito" w:eastAsia="DejaVu Sans" w:hAnsi="Carlito" w:cs="DejaVu Sans"/>
          <w:kern w:val="0"/>
          <w:sz w:val="24"/>
          <w:szCs w:val="24"/>
          <w:lang w:val="en-US" w:bidi="en-US"/>
        </w:rPr>
        <w:t xml:space="preserve">Das </w:t>
      </w:r>
      <w:proofErr w:type="spellStart"/>
      <w:r w:rsidR="008E71B9">
        <w:rPr>
          <w:rFonts w:ascii="Carlito" w:eastAsia="DejaVu Sans" w:hAnsi="Carlito" w:cs="DejaVu Sans"/>
          <w:kern w:val="0"/>
          <w:sz w:val="24"/>
          <w:szCs w:val="24"/>
          <w:lang w:val="en-US" w:bidi="en-US"/>
        </w:rPr>
        <w:t>können</w:t>
      </w:r>
      <w:proofErr w:type="spellEnd"/>
      <w:r w:rsidR="008E71B9">
        <w:rPr>
          <w:rFonts w:ascii="Carlito" w:eastAsia="DejaVu Sans" w:hAnsi="Carlito" w:cs="DejaVu Sans"/>
          <w:kern w:val="0"/>
          <w:sz w:val="24"/>
          <w:szCs w:val="24"/>
          <w:lang w:val="en-US" w:bidi="en-US"/>
        </w:rPr>
        <w:t xml:space="preserve"> </w:t>
      </w:r>
      <w:proofErr w:type="spellStart"/>
      <w:r w:rsidR="008E71B9">
        <w:rPr>
          <w:rFonts w:ascii="Carlito" w:eastAsia="DejaVu Sans" w:hAnsi="Carlito" w:cs="DejaVu Sans"/>
          <w:kern w:val="0"/>
          <w:sz w:val="24"/>
          <w:szCs w:val="24"/>
          <w:lang w:val="en-US" w:bidi="en-US"/>
        </w:rPr>
        <w:t>wir</w:t>
      </w:r>
      <w:proofErr w:type="spellEnd"/>
      <w:r w:rsidR="008E71B9">
        <w:rPr>
          <w:rFonts w:ascii="Carlito" w:eastAsia="DejaVu Sans" w:hAnsi="Carlito" w:cs="DejaVu Sans"/>
          <w:kern w:val="0"/>
          <w:sz w:val="24"/>
          <w:szCs w:val="24"/>
          <w:lang w:val="en-US" w:bidi="en-US"/>
        </w:rPr>
        <w:t xml:space="preserve"> so </w:t>
      </w:r>
      <w:proofErr w:type="spellStart"/>
      <w:r w:rsidR="008E71B9">
        <w:rPr>
          <w:rFonts w:ascii="Carlito" w:eastAsia="DejaVu Sans" w:hAnsi="Carlito" w:cs="DejaVu Sans"/>
          <w:kern w:val="0"/>
          <w:sz w:val="24"/>
          <w:szCs w:val="24"/>
          <w:lang w:val="en-US" w:bidi="en-US"/>
        </w:rPr>
        <w:t>nicht</w:t>
      </w:r>
      <w:proofErr w:type="spellEnd"/>
      <w:r w:rsidR="008E71B9">
        <w:rPr>
          <w:rFonts w:ascii="Carlito" w:eastAsia="DejaVu Sans" w:hAnsi="Carlito" w:cs="DejaVu Sans"/>
          <w:kern w:val="0"/>
          <w:sz w:val="24"/>
          <w:szCs w:val="24"/>
          <w:lang w:val="en-US" w:bidi="en-US"/>
        </w:rPr>
        <w:t xml:space="preserve"> </w:t>
      </w:r>
      <w:proofErr w:type="spellStart"/>
      <w:r w:rsidR="008E71B9">
        <w:rPr>
          <w:rFonts w:ascii="Carlito" w:eastAsia="DejaVu Sans" w:hAnsi="Carlito" w:cs="DejaVu Sans"/>
          <w:kern w:val="0"/>
          <w:sz w:val="24"/>
          <w:szCs w:val="24"/>
          <w:lang w:val="en-US" w:bidi="en-US"/>
        </w:rPr>
        <w:t>gewährleisten</w:t>
      </w:r>
      <w:proofErr w:type="spellEnd"/>
      <w:r w:rsidR="008E71B9">
        <w:rPr>
          <w:rFonts w:ascii="Carlito" w:eastAsia="DejaVu Sans" w:hAnsi="Carlito" w:cs="DejaVu Sans"/>
          <w:kern w:val="0"/>
          <w:sz w:val="24"/>
          <w:szCs w:val="24"/>
          <w:lang w:val="en-US" w:bidi="en-US"/>
        </w:rPr>
        <w:t xml:space="preserve">. </w:t>
      </w:r>
      <w:proofErr w:type="spellStart"/>
      <w:r w:rsidR="008E71B9">
        <w:rPr>
          <w:rFonts w:ascii="Carlito" w:eastAsia="DejaVu Sans" w:hAnsi="Carlito" w:cs="DejaVu Sans"/>
          <w:kern w:val="0"/>
          <w:sz w:val="24"/>
          <w:szCs w:val="24"/>
          <w:lang w:val="en-US" w:bidi="en-US"/>
        </w:rPr>
        <w:t>Wir</w:t>
      </w:r>
      <w:proofErr w:type="spellEnd"/>
      <w:r w:rsidR="008E71B9">
        <w:rPr>
          <w:rFonts w:ascii="Carlito" w:eastAsia="DejaVu Sans" w:hAnsi="Carlito" w:cs="DejaVu Sans"/>
          <w:kern w:val="0"/>
          <w:sz w:val="24"/>
          <w:szCs w:val="24"/>
          <w:lang w:val="en-US" w:bidi="en-US"/>
        </w:rPr>
        <w:t xml:space="preserve"> </w:t>
      </w:r>
      <w:proofErr w:type="spellStart"/>
      <w:r w:rsidR="008E71B9">
        <w:rPr>
          <w:rFonts w:ascii="Carlito" w:eastAsia="DejaVu Sans" w:hAnsi="Carlito" w:cs="DejaVu Sans"/>
          <w:kern w:val="0"/>
          <w:sz w:val="24"/>
          <w:szCs w:val="24"/>
          <w:lang w:val="en-US" w:bidi="en-US"/>
        </w:rPr>
        <w:t>bauen</w:t>
      </w:r>
      <w:proofErr w:type="spellEnd"/>
      <w:r w:rsidR="008E71B9">
        <w:rPr>
          <w:rFonts w:ascii="Carlito" w:eastAsia="DejaVu Sans" w:hAnsi="Carlito" w:cs="DejaVu Sans"/>
          <w:kern w:val="0"/>
          <w:sz w:val="24"/>
          <w:szCs w:val="24"/>
          <w:lang w:val="en-US" w:bidi="en-US"/>
        </w:rPr>
        <w:t xml:space="preserve"> und </w:t>
      </w:r>
      <w:proofErr w:type="spellStart"/>
      <w:r w:rsidR="008E71B9">
        <w:rPr>
          <w:rFonts w:ascii="Carlito" w:eastAsia="DejaVu Sans" w:hAnsi="Carlito" w:cs="DejaVu Sans"/>
          <w:kern w:val="0"/>
          <w:sz w:val="24"/>
          <w:szCs w:val="24"/>
          <w:lang w:val="en-US" w:bidi="en-US"/>
        </w:rPr>
        <w:t>programmieren</w:t>
      </w:r>
      <w:proofErr w:type="spellEnd"/>
      <w:r w:rsidR="008E71B9">
        <w:rPr>
          <w:rFonts w:ascii="Carlito" w:eastAsia="DejaVu Sans" w:hAnsi="Carlito" w:cs="DejaVu Sans"/>
          <w:kern w:val="0"/>
          <w:sz w:val="24"/>
          <w:szCs w:val="24"/>
          <w:lang w:val="en-US" w:bidi="en-US"/>
        </w:rPr>
        <w:t xml:space="preserve"> keine </w:t>
      </w:r>
      <w:proofErr w:type="spellStart"/>
      <w:r w:rsidR="008E71B9">
        <w:rPr>
          <w:rFonts w:ascii="Carlito" w:eastAsia="DejaVu Sans" w:hAnsi="Carlito" w:cs="DejaVu Sans"/>
          <w:kern w:val="0"/>
          <w:sz w:val="24"/>
          <w:szCs w:val="24"/>
          <w:lang w:val="en-US" w:bidi="en-US"/>
        </w:rPr>
        <w:t>eigenen</w:t>
      </w:r>
      <w:proofErr w:type="spellEnd"/>
      <w:r w:rsidR="008E71B9">
        <w:rPr>
          <w:rFonts w:ascii="Carlito" w:eastAsia="DejaVu Sans" w:hAnsi="Carlito" w:cs="DejaVu Sans"/>
          <w:kern w:val="0"/>
          <w:sz w:val="24"/>
          <w:szCs w:val="24"/>
          <w:lang w:val="en-US" w:bidi="en-US"/>
        </w:rPr>
        <w:t xml:space="preserve"> KI-</w:t>
      </w:r>
      <w:proofErr w:type="spellStart"/>
      <w:r w:rsidR="008E71B9">
        <w:rPr>
          <w:rFonts w:ascii="Carlito" w:eastAsia="DejaVu Sans" w:hAnsi="Carlito" w:cs="DejaVu Sans"/>
          <w:kern w:val="0"/>
          <w:sz w:val="24"/>
          <w:szCs w:val="24"/>
          <w:lang w:val="en-US" w:bidi="en-US"/>
        </w:rPr>
        <w:t>Modelle</w:t>
      </w:r>
      <w:proofErr w:type="spellEnd"/>
      <w:r w:rsidR="008E71B9">
        <w:rPr>
          <w:rFonts w:ascii="Carlito" w:eastAsia="DejaVu Sans" w:hAnsi="Carlito" w:cs="DejaVu Sans"/>
          <w:kern w:val="0"/>
          <w:sz w:val="24"/>
          <w:szCs w:val="24"/>
          <w:lang w:val="en-US" w:bidi="en-US"/>
        </w:rPr>
        <w:t xml:space="preserve">. </w:t>
      </w:r>
    </w:p>
  </w:comment>
  <w:comment w:id="35" w:author="Christoph Strieder" w:date="2026-04-16T14:24:00Z" w:initials="CS">
    <w:p w14:paraId="1E7C38CE" w14:textId="7CB2A1EC" w:rsidR="00786593" w:rsidRDefault="00786593">
      <w:pPr>
        <w:pStyle w:val="Kommentartext"/>
      </w:pPr>
      <w:r>
        <w:rPr>
          <w:rStyle w:val="Kommentarzeichen"/>
        </w:rPr>
        <w:annotationRef/>
      </w:r>
      <w:r>
        <w:t xml:space="preserve">Dies beziehet sich gerade auf </w:t>
      </w:r>
      <w:proofErr w:type="spellStart"/>
      <w:r>
        <w:t>Langdock</w:t>
      </w:r>
      <w:proofErr w:type="spellEnd"/>
      <w:r>
        <w:t xml:space="preserve"> (Bis auf die neue Mailanwendung, diese ist in der BV nicht abgebildet)</w:t>
      </w:r>
    </w:p>
  </w:comment>
  <w:comment w:id="57" w:author="Christoph Strieder" w:date="2026-04-16T14:27:00Z" w:initials="CS">
    <w:p w14:paraId="55024043" w14:textId="77777777" w:rsidR="00786593" w:rsidRDefault="00786593">
      <w:pPr>
        <w:pStyle w:val="Kommentartext"/>
      </w:pPr>
      <w:r>
        <w:rPr>
          <w:rStyle w:val="Kommentarzeichen"/>
        </w:rPr>
        <w:annotationRef/>
      </w:r>
      <w:r>
        <w:t xml:space="preserve">Das ist zu ungenau, was </w:t>
      </w:r>
    </w:p>
    <w:p w14:paraId="1A1A273B" w14:textId="0451E671" w:rsidR="00786593" w:rsidRDefault="00786593">
      <w:pPr>
        <w:pStyle w:val="Kommentartext"/>
      </w:pPr>
      <w:r>
        <w:t>sollen vollständige Umschulungen sein?</w:t>
      </w:r>
    </w:p>
  </w:comment>
  <w:comment w:id="62" w:author="Christoph Strieder" w:date="2026-04-16T14:27:00Z" w:initials="CS">
    <w:p w14:paraId="39A4960C" w14:textId="4CBC4F97" w:rsidR="00786593" w:rsidRDefault="00786593">
      <w:pPr>
        <w:pStyle w:val="Kommentartext"/>
      </w:pPr>
      <w:r>
        <w:rPr>
          <w:rStyle w:val="Kommentarzeichen"/>
        </w:rPr>
        <w:annotationRef/>
      </w:r>
      <w:r>
        <w:t xml:space="preserve">Es handelt sich nicht um eine Abschlussverpflichtung für den </w:t>
      </w:r>
      <w:proofErr w:type="spellStart"/>
      <w:r>
        <w:t>Arbietgeber</w:t>
      </w:r>
      <w:proofErr w:type="spellEnd"/>
      <w:r>
        <w:t>.</w:t>
      </w:r>
    </w:p>
  </w:comment>
  <w:comment w:id="63" w:author="Christoph Strieder" w:date="2026-04-16T14:28:00Z" w:initials="CS">
    <w:p w14:paraId="488B7CDA" w14:textId="2A418BB7" w:rsidR="00786593" w:rsidRDefault="00786593">
      <w:pPr>
        <w:pStyle w:val="Kommentartext"/>
      </w:pPr>
      <w:r>
        <w:rPr>
          <w:rStyle w:val="Kommentarzeichen"/>
        </w:rPr>
        <w:annotationRef/>
      </w:r>
    </w:p>
  </w:comment>
  <w:comment w:id="79" w:author="Christoph Strieder" w:date="2026-04-16T14:28:00Z" w:initials="CS">
    <w:p w14:paraId="7DBEE655" w14:textId="24B68132" w:rsidR="00786593" w:rsidRDefault="00786593">
      <w:pPr>
        <w:pStyle w:val="Kommentartext"/>
      </w:pPr>
      <w:r>
        <w:rPr>
          <w:rStyle w:val="Kommentarzeichen"/>
        </w:rPr>
        <w:annotationRef/>
      </w:r>
      <w:r w:rsidR="002D5C82">
        <w:t>Wir können alternativ aufnehmen: ... soweit der Betriebsarzt oder die Fachkraft für Arbeitssicherheit dies für notwendig erachtet.“</w:t>
      </w:r>
    </w:p>
  </w:comment>
  <w:comment w:id="78" w:author="Breidenbach, Sarah" w:date="2025-07-15T10:58:00Z" w:initials="BS">
    <w:p w14:paraId="60782049" w14:textId="77777777" w:rsidR="0029163B" w:rsidRDefault="0052606F">
      <w:pPr>
        <w:overflowPunct w:val="0"/>
        <w:spacing w:after="0" w:line="240" w:lineRule="auto"/>
      </w:pPr>
      <w:r>
        <w:rPr>
          <w:rStyle w:val="Kommentarzeichen"/>
        </w:rPr>
        <w:annotationRef/>
      </w:r>
      <w:proofErr w:type="spellStart"/>
      <w:r w:rsidR="008E71B9">
        <w:rPr>
          <w:rFonts w:ascii="Carlito" w:eastAsia="DejaVu Sans" w:hAnsi="Carlito" w:cs="DejaVu Sans"/>
          <w:kern w:val="0"/>
          <w:sz w:val="24"/>
          <w:szCs w:val="24"/>
          <w:lang w:val="en-US" w:bidi="en-US"/>
        </w:rPr>
        <w:t>Wir</w:t>
      </w:r>
      <w:proofErr w:type="spellEnd"/>
      <w:r w:rsidR="008E71B9">
        <w:rPr>
          <w:rFonts w:ascii="Carlito" w:eastAsia="DejaVu Sans" w:hAnsi="Carlito" w:cs="DejaVu Sans"/>
          <w:kern w:val="0"/>
          <w:sz w:val="24"/>
          <w:szCs w:val="24"/>
          <w:lang w:val="en-US" w:bidi="en-US"/>
        </w:rPr>
        <w:t xml:space="preserve"> </w:t>
      </w:r>
      <w:proofErr w:type="spellStart"/>
      <w:r w:rsidR="008E71B9">
        <w:rPr>
          <w:rFonts w:ascii="Carlito" w:eastAsia="DejaVu Sans" w:hAnsi="Carlito" w:cs="DejaVu Sans"/>
          <w:kern w:val="0"/>
          <w:sz w:val="24"/>
          <w:szCs w:val="24"/>
          <w:lang w:val="en-US" w:bidi="en-US"/>
        </w:rPr>
        <w:t>werden</w:t>
      </w:r>
      <w:proofErr w:type="spellEnd"/>
      <w:r w:rsidR="008E71B9">
        <w:rPr>
          <w:rFonts w:ascii="Carlito" w:eastAsia="DejaVu Sans" w:hAnsi="Carlito" w:cs="DejaVu Sans"/>
          <w:kern w:val="0"/>
          <w:sz w:val="24"/>
          <w:szCs w:val="24"/>
          <w:lang w:val="en-US" w:bidi="en-US"/>
        </w:rPr>
        <w:t xml:space="preserve"> das Thema in der </w:t>
      </w:r>
      <w:proofErr w:type="spellStart"/>
      <w:r w:rsidR="008E71B9">
        <w:rPr>
          <w:rFonts w:ascii="Carlito" w:eastAsia="DejaVu Sans" w:hAnsi="Carlito" w:cs="DejaVu Sans"/>
          <w:kern w:val="0"/>
          <w:sz w:val="24"/>
          <w:szCs w:val="24"/>
          <w:lang w:val="en-US" w:bidi="en-US"/>
        </w:rPr>
        <w:t>nächsten</w:t>
      </w:r>
      <w:proofErr w:type="spellEnd"/>
      <w:r w:rsidR="008E71B9">
        <w:rPr>
          <w:rFonts w:ascii="Carlito" w:eastAsia="DejaVu Sans" w:hAnsi="Carlito" w:cs="DejaVu Sans"/>
          <w:kern w:val="0"/>
          <w:sz w:val="24"/>
          <w:szCs w:val="24"/>
          <w:lang w:val="en-US" w:bidi="en-US"/>
        </w:rPr>
        <w:t xml:space="preserve"> MA-</w:t>
      </w:r>
      <w:proofErr w:type="spellStart"/>
      <w:r w:rsidR="008E71B9">
        <w:rPr>
          <w:rFonts w:ascii="Carlito" w:eastAsia="DejaVu Sans" w:hAnsi="Carlito" w:cs="DejaVu Sans"/>
          <w:kern w:val="0"/>
          <w:sz w:val="24"/>
          <w:szCs w:val="24"/>
          <w:lang w:val="en-US" w:bidi="en-US"/>
        </w:rPr>
        <w:t>Befragung</w:t>
      </w:r>
      <w:proofErr w:type="spellEnd"/>
      <w:r w:rsidR="008E71B9">
        <w:rPr>
          <w:rFonts w:ascii="Carlito" w:eastAsia="DejaVu Sans" w:hAnsi="Carlito" w:cs="DejaVu Sans"/>
          <w:kern w:val="0"/>
          <w:sz w:val="24"/>
          <w:szCs w:val="24"/>
          <w:lang w:val="en-US" w:bidi="en-US"/>
        </w:rPr>
        <w:t xml:space="preserve"> </w:t>
      </w:r>
      <w:proofErr w:type="spellStart"/>
      <w:r w:rsidR="008E71B9">
        <w:rPr>
          <w:rFonts w:ascii="Carlito" w:eastAsia="DejaVu Sans" w:hAnsi="Carlito" w:cs="DejaVu Sans"/>
          <w:kern w:val="0"/>
          <w:sz w:val="24"/>
          <w:szCs w:val="24"/>
          <w:lang w:val="en-US" w:bidi="en-US"/>
        </w:rPr>
        <w:t>aufnehmen</w:t>
      </w:r>
      <w:proofErr w:type="spellEnd"/>
      <w:r w:rsidR="008E71B9">
        <w:rPr>
          <w:rFonts w:ascii="Carlito" w:eastAsia="DejaVu Sans" w:hAnsi="Carlito" w:cs="DejaVu Sans"/>
          <w:kern w:val="0"/>
          <w:sz w:val="24"/>
          <w:szCs w:val="24"/>
          <w:lang w:val="en-US" w:bidi="en-US"/>
        </w:rPr>
        <w:t xml:space="preserve"> </w:t>
      </w:r>
    </w:p>
  </w:comment>
  <w:comment w:id="95" w:author="Christoph Strieder" w:date="2026-04-16T14:34:00Z" w:initials="CS">
    <w:p w14:paraId="64200517" w14:textId="77777777" w:rsidR="002D5C82" w:rsidRDefault="002D5C82">
      <w:pPr>
        <w:pStyle w:val="Kommentartext"/>
      </w:pPr>
      <w:r>
        <w:rPr>
          <w:rStyle w:val="Kommentarzeichen"/>
        </w:rPr>
        <w:annotationRef/>
      </w:r>
      <w:r>
        <w:t>Warum soll die Regelung gestrichen werden? Bereits im beabsichtigten Mailverfahren ist ja ersichtlich, wie sinnvoll die Regelung ist.</w:t>
      </w:r>
    </w:p>
    <w:p w14:paraId="59E7779A" w14:textId="1755FDE4" w:rsidR="002D5C82" w:rsidRDefault="002D5C82">
      <w:pPr>
        <w:pStyle w:val="Kommentartext"/>
      </w:pPr>
    </w:p>
  </w:comment>
  <w:comment w:id="96" w:author="Christoph Strieder" w:date="2026-04-16T14:35:00Z" w:initials="CS">
    <w:p w14:paraId="06CC9E56" w14:textId="077F191A" w:rsidR="002D5C82" w:rsidRDefault="002D5C82">
      <w:pPr>
        <w:pStyle w:val="Kommentartext"/>
      </w:pPr>
      <w:r>
        <w:rPr>
          <w:rStyle w:val="Kommentarzeichen"/>
        </w:rPr>
        <w:annotationRef/>
      </w:r>
      <w:r>
        <w:t>Test</w:t>
      </w:r>
    </w:p>
    <w:p w14:paraId="1887B9BE" w14:textId="5E0D784E" w:rsidR="002D5C82" w:rsidRDefault="002D5C82">
      <w:pPr>
        <w:pStyle w:val="Kommentartext"/>
      </w:pPr>
    </w:p>
  </w:comment>
  <w:comment w:id="106" w:author="Christoph Strieder" w:date="2026-04-16T14:33:00Z" w:initials="CS">
    <w:p w14:paraId="099470D5" w14:textId="70678364" w:rsidR="002D5C82" w:rsidRDefault="002D5C82">
      <w:pPr>
        <w:pStyle w:val="Kommentartext"/>
      </w:pPr>
      <w:r>
        <w:rPr>
          <w:rStyle w:val="Kommentarzeichen"/>
        </w:rPr>
        <w:annotationRef/>
      </w:r>
      <w:r>
        <w:t>Was sind die Gründe für eine Löschung? Bereits im beabsichtigten Mailverfahren ist ja ersichtlich, dass die Regelung sinnvoll ist.</w:t>
      </w:r>
    </w:p>
  </w:comment>
  <w:comment w:id="107" w:author="Christoph Strieder" w:date="2026-04-16T14:36:00Z" w:initials="CS">
    <w:p w14:paraId="49AD5384" w14:textId="7DF99EDB" w:rsidR="002D5C82" w:rsidRDefault="002D5C82">
      <w:pPr>
        <w:pStyle w:val="Kommentartext"/>
      </w:pPr>
      <w:r>
        <w:rPr>
          <w:rStyle w:val="Kommentarzeichen"/>
        </w:rPr>
        <w:annotationRef/>
      </w:r>
      <w:r>
        <w:t>Es lässt sich alternativ auch aufnehmen, dass dies neben Sicherheitsaspekten auch wirtschaftliche Aspekte oder fehlendes internes Knowhow umfasst.</w:t>
      </w:r>
    </w:p>
  </w:comment>
  <w:comment w:id="112" w:author="Christoph Strieder" w:date="2025-12-15T17:27:00Z" w:initials="CS">
    <w:p w14:paraId="01B4FCCC" w14:textId="3005BAEA" w:rsidR="0029163B" w:rsidRDefault="0052606F">
      <w:pPr>
        <w:overflowPunct w:val="0"/>
        <w:spacing w:after="0" w:line="240" w:lineRule="auto"/>
      </w:pPr>
      <w:r>
        <w:rPr>
          <w:rStyle w:val="Kommentarzeichen"/>
        </w:rPr>
        <w:annotationRef/>
      </w:r>
      <w:r w:rsidR="008E71B9">
        <w:rPr>
          <w:rFonts w:ascii="Carlito" w:eastAsia="DejaVu Sans" w:hAnsi="Carlito" w:cs="DejaVu Sans"/>
          <w:kern w:val="0"/>
          <w:sz w:val="24"/>
          <w:szCs w:val="24"/>
          <w:lang w:val="en-US" w:bidi="en-US"/>
        </w:rPr>
        <w:t xml:space="preserve">Es muss die </w:t>
      </w:r>
      <w:proofErr w:type="spellStart"/>
      <w:r w:rsidR="008E71B9">
        <w:rPr>
          <w:rFonts w:ascii="Carlito" w:eastAsia="DejaVu Sans" w:hAnsi="Carlito" w:cs="DejaVu Sans"/>
          <w:kern w:val="0"/>
          <w:sz w:val="24"/>
          <w:szCs w:val="24"/>
          <w:lang w:val="en-US" w:bidi="en-US"/>
        </w:rPr>
        <w:t>Aktualität</w:t>
      </w:r>
      <w:proofErr w:type="spellEnd"/>
      <w:r w:rsidR="008E71B9">
        <w:rPr>
          <w:rFonts w:ascii="Carlito" w:eastAsia="DejaVu Sans" w:hAnsi="Carlito" w:cs="DejaVu Sans"/>
          <w:kern w:val="0"/>
          <w:sz w:val="24"/>
          <w:szCs w:val="24"/>
          <w:lang w:val="en-US" w:bidi="en-US"/>
        </w:rPr>
        <w:t xml:space="preserve"> von KI-</w:t>
      </w:r>
      <w:proofErr w:type="spellStart"/>
      <w:r w:rsidR="008E71B9">
        <w:rPr>
          <w:rFonts w:ascii="Carlito" w:eastAsia="DejaVu Sans" w:hAnsi="Carlito" w:cs="DejaVu Sans"/>
          <w:kern w:val="0"/>
          <w:sz w:val="24"/>
          <w:szCs w:val="24"/>
          <w:lang w:val="en-US" w:bidi="en-US"/>
        </w:rPr>
        <w:t>Richtlinien</w:t>
      </w:r>
      <w:proofErr w:type="spellEnd"/>
      <w:r w:rsidR="008E71B9">
        <w:rPr>
          <w:rFonts w:ascii="Carlito" w:eastAsia="DejaVu Sans" w:hAnsi="Carlito" w:cs="DejaVu Sans"/>
          <w:kern w:val="0"/>
          <w:sz w:val="24"/>
          <w:szCs w:val="24"/>
          <w:lang w:val="en-US" w:bidi="en-US"/>
        </w:rPr>
        <w:t xml:space="preserve"> </w:t>
      </w:r>
      <w:proofErr w:type="spellStart"/>
      <w:r w:rsidR="008E71B9">
        <w:rPr>
          <w:rFonts w:ascii="Carlito" w:eastAsia="DejaVu Sans" w:hAnsi="Carlito" w:cs="DejaVu Sans"/>
          <w:kern w:val="0"/>
          <w:sz w:val="24"/>
          <w:szCs w:val="24"/>
          <w:lang w:val="en-US" w:bidi="en-US"/>
        </w:rPr>
        <w:t>sichergestellt</w:t>
      </w:r>
      <w:proofErr w:type="spellEnd"/>
      <w:r w:rsidR="008E71B9">
        <w:rPr>
          <w:rFonts w:ascii="Carlito" w:eastAsia="DejaVu Sans" w:hAnsi="Carlito" w:cs="DejaVu Sans"/>
          <w:kern w:val="0"/>
          <w:sz w:val="24"/>
          <w:szCs w:val="24"/>
          <w:lang w:val="en-US" w:bidi="en-US"/>
        </w:rPr>
        <w:t xml:space="preserve"> </w:t>
      </w:r>
      <w:proofErr w:type="spellStart"/>
      <w:r w:rsidR="008E71B9">
        <w:rPr>
          <w:rFonts w:ascii="Carlito" w:eastAsia="DejaVu Sans" w:hAnsi="Carlito" w:cs="DejaVu Sans"/>
          <w:kern w:val="0"/>
          <w:sz w:val="24"/>
          <w:szCs w:val="24"/>
          <w:lang w:val="en-US" w:bidi="en-US"/>
        </w:rPr>
        <w:t>werden</w:t>
      </w:r>
      <w:proofErr w:type="spellEnd"/>
      <w:r w:rsidR="008E71B9">
        <w:rPr>
          <w:rFonts w:ascii="Carlito" w:eastAsia="DejaVu Sans" w:hAnsi="Carlito" w:cs="DejaVu Sans"/>
          <w:kern w:val="0"/>
          <w:sz w:val="24"/>
          <w:szCs w:val="24"/>
          <w:lang w:val="en-US" w:bidi="en-US"/>
        </w:rPr>
        <w:t xml:space="preserve">, </w:t>
      </w:r>
      <w:proofErr w:type="spellStart"/>
      <w:r w:rsidR="008E71B9">
        <w:rPr>
          <w:rFonts w:ascii="Carlito" w:eastAsia="DejaVu Sans" w:hAnsi="Carlito" w:cs="DejaVu Sans"/>
          <w:kern w:val="0"/>
          <w:sz w:val="24"/>
          <w:szCs w:val="24"/>
          <w:lang w:val="en-US" w:bidi="en-US"/>
        </w:rPr>
        <w:t>daher</w:t>
      </w:r>
      <w:proofErr w:type="spellEnd"/>
      <w:r w:rsidR="008E71B9">
        <w:rPr>
          <w:rFonts w:ascii="Carlito" w:eastAsia="DejaVu Sans" w:hAnsi="Carlito" w:cs="DejaVu Sans"/>
          <w:kern w:val="0"/>
          <w:sz w:val="24"/>
          <w:szCs w:val="24"/>
          <w:lang w:val="en-US" w:bidi="en-US"/>
        </w:rPr>
        <w:t xml:space="preserve"> </w:t>
      </w:r>
      <w:proofErr w:type="spellStart"/>
      <w:r w:rsidR="008E71B9">
        <w:rPr>
          <w:rFonts w:ascii="Carlito" w:eastAsia="DejaVu Sans" w:hAnsi="Carlito" w:cs="DejaVu Sans"/>
          <w:kern w:val="0"/>
          <w:sz w:val="24"/>
          <w:szCs w:val="24"/>
          <w:lang w:val="en-US" w:bidi="en-US"/>
        </w:rPr>
        <w:t>ist</w:t>
      </w:r>
      <w:proofErr w:type="spellEnd"/>
      <w:r w:rsidR="008E71B9">
        <w:rPr>
          <w:rFonts w:ascii="Carlito" w:eastAsia="DejaVu Sans" w:hAnsi="Carlito" w:cs="DejaVu Sans"/>
          <w:kern w:val="0"/>
          <w:sz w:val="24"/>
          <w:szCs w:val="24"/>
          <w:lang w:val="en-US" w:bidi="en-US"/>
        </w:rPr>
        <w:t xml:space="preserve"> der Betriebsrat </w:t>
      </w:r>
      <w:proofErr w:type="spellStart"/>
      <w:r w:rsidR="008E71B9">
        <w:rPr>
          <w:rFonts w:ascii="Carlito" w:eastAsia="DejaVu Sans" w:hAnsi="Carlito" w:cs="DejaVu Sans"/>
          <w:kern w:val="0"/>
          <w:sz w:val="24"/>
          <w:szCs w:val="24"/>
          <w:lang w:val="en-US" w:bidi="en-US"/>
        </w:rPr>
        <w:t>mit</w:t>
      </w:r>
      <w:proofErr w:type="spellEnd"/>
      <w:r w:rsidR="008E71B9">
        <w:rPr>
          <w:rFonts w:ascii="Carlito" w:eastAsia="DejaVu Sans" w:hAnsi="Carlito" w:cs="DejaVu Sans"/>
          <w:kern w:val="0"/>
          <w:sz w:val="24"/>
          <w:szCs w:val="24"/>
          <w:lang w:val="en-US" w:bidi="en-US"/>
        </w:rPr>
        <w:t xml:space="preserve"> </w:t>
      </w:r>
      <w:proofErr w:type="spellStart"/>
      <w:r w:rsidR="008E71B9">
        <w:rPr>
          <w:rFonts w:ascii="Carlito" w:eastAsia="DejaVu Sans" w:hAnsi="Carlito" w:cs="DejaVu Sans"/>
          <w:kern w:val="0"/>
          <w:sz w:val="24"/>
          <w:szCs w:val="24"/>
          <w:lang w:val="en-US" w:bidi="en-US"/>
        </w:rPr>
        <w:t>einer</w:t>
      </w:r>
      <w:proofErr w:type="spellEnd"/>
      <w:r w:rsidR="008E71B9">
        <w:rPr>
          <w:rFonts w:ascii="Carlito" w:eastAsia="DejaVu Sans" w:hAnsi="Carlito" w:cs="DejaVu Sans"/>
          <w:kern w:val="0"/>
          <w:sz w:val="24"/>
          <w:szCs w:val="24"/>
          <w:lang w:val="en-US" w:bidi="en-US"/>
        </w:rPr>
        <w:t xml:space="preserve"> </w:t>
      </w:r>
      <w:proofErr w:type="spellStart"/>
      <w:r w:rsidR="008E71B9">
        <w:rPr>
          <w:rFonts w:ascii="Carlito" w:eastAsia="DejaVu Sans" w:hAnsi="Carlito" w:cs="DejaVu Sans"/>
          <w:kern w:val="0"/>
          <w:sz w:val="24"/>
          <w:szCs w:val="24"/>
          <w:lang w:val="en-US" w:bidi="en-US"/>
        </w:rPr>
        <w:t>Streichung</w:t>
      </w:r>
      <w:proofErr w:type="spellEnd"/>
      <w:r w:rsidR="008E71B9">
        <w:rPr>
          <w:rFonts w:ascii="Carlito" w:eastAsia="DejaVu Sans" w:hAnsi="Carlito" w:cs="DejaVu Sans"/>
          <w:kern w:val="0"/>
          <w:sz w:val="24"/>
          <w:szCs w:val="24"/>
          <w:lang w:val="en-US" w:bidi="en-US"/>
        </w:rPr>
        <w:t xml:space="preserve"> </w:t>
      </w:r>
      <w:proofErr w:type="spellStart"/>
      <w:r w:rsidR="008E71B9">
        <w:rPr>
          <w:rFonts w:ascii="Carlito" w:eastAsia="DejaVu Sans" w:hAnsi="Carlito" w:cs="DejaVu Sans"/>
          <w:kern w:val="0"/>
          <w:sz w:val="24"/>
          <w:szCs w:val="24"/>
          <w:lang w:val="en-US" w:bidi="en-US"/>
        </w:rPr>
        <w:t>nicht</w:t>
      </w:r>
      <w:proofErr w:type="spellEnd"/>
      <w:r w:rsidR="008E71B9">
        <w:rPr>
          <w:rFonts w:ascii="Carlito" w:eastAsia="DejaVu Sans" w:hAnsi="Carlito" w:cs="DejaVu Sans"/>
          <w:kern w:val="0"/>
          <w:sz w:val="24"/>
          <w:szCs w:val="24"/>
          <w:lang w:val="en-US" w:bidi="en-US"/>
        </w:rPr>
        <w:t xml:space="preserve"> </w:t>
      </w:r>
      <w:proofErr w:type="spellStart"/>
      <w:r w:rsidR="008E71B9">
        <w:rPr>
          <w:rFonts w:ascii="Carlito" w:eastAsia="DejaVu Sans" w:hAnsi="Carlito" w:cs="DejaVu Sans"/>
          <w:kern w:val="0"/>
          <w:sz w:val="24"/>
          <w:szCs w:val="24"/>
          <w:lang w:val="en-US" w:bidi="en-US"/>
        </w:rPr>
        <w:t>einverstanden</w:t>
      </w:r>
      <w:proofErr w:type="spellEnd"/>
      <w:r w:rsidR="008E71B9">
        <w:rPr>
          <w:rFonts w:ascii="Carlito" w:eastAsia="DejaVu Sans" w:hAnsi="Carlito" w:cs="DejaVu Sans"/>
          <w:kern w:val="0"/>
          <w:sz w:val="24"/>
          <w:szCs w:val="24"/>
          <w:lang w:val="en-US" w:bidi="en-US"/>
        </w:rPr>
        <w:t xml:space="preserve">. Interne </w:t>
      </w:r>
      <w:proofErr w:type="spellStart"/>
      <w:r w:rsidR="008E71B9">
        <w:rPr>
          <w:rFonts w:ascii="Carlito" w:eastAsia="DejaVu Sans" w:hAnsi="Carlito" w:cs="DejaVu Sans"/>
          <w:kern w:val="0"/>
          <w:sz w:val="24"/>
          <w:szCs w:val="24"/>
          <w:lang w:val="en-US" w:bidi="en-US"/>
        </w:rPr>
        <w:t>Richtlinien</w:t>
      </w:r>
      <w:proofErr w:type="spellEnd"/>
      <w:r w:rsidR="008E71B9">
        <w:rPr>
          <w:rFonts w:ascii="Carlito" w:eastAsia="DejaVu Sans" w:hAnsi="Carlito" w:cs="DejaVu Sans"/>
          <w:kern w:val="0"/>
          <w:sz w:val="24"/>
          <w:szCs w:val="24"/>
          <w:lang w:val="en-US" w:bidi="en-US"/>
        </w:rPr>
        <w:t xml:space="preserve"> für </w:t>
      </w:r>
      <w:proofErr w:type="spellStart"/>
      <w:r w:rsidR="008E71B9">
        <w:rPr>
          <w:rFonts w:ascii="Carlito" w:eastAsia="DejaVu Sans" w:hAnsi="Carlito" w:cs="DejaVu Sans"/>
          <w:kern w:val="0"/>
          <w:sz w:val="24"/>
          <w:szCs w:val="24"/>
          <w:lang w:val="en-US" w:bidi="en-US"/>
        </w:rPr>
        <w:t>vorhanden</w:t>
      </w:r>
      <w:proofErr w:type="spellEnd"/>
      <w:r w:rsidR="008E71B9">
        <w:rPr>
          <w:rFonts w:ascii="Carlito" w:eastAsia="DejaVu Sans" w:hAnsi="Carlito" w:cs="DejaVu Sans"/>
          <w:kern w:val="0"/>
          <w:sz w:val="24"/>
          <w:szCs w:val="24"/>
          <w:lang w:val="en-US" w:bidi="en-US"/>
        </w:rPr>
        <w:t xml:space="preserve"> und </w:t>
      </w:r>
      <w:proofErr w:type="spellStart"/>
      <w:r w:rsidR="008E71B9">
        <w:rPr>
          <w:rFonts w:ascii="Carlito" w:eastAsia="DejaVu Sans" w:hAnsi="Carlito" w:cs="DejaVu Sans"/>
          <w:kern w:val="0"/>
          <w:sz w:val="24"/>
          <w:szCs w:val="24"/>
          <w:lang w:val="en-US" w:bidi="en-US"/>
        </w:rPr>
        <w:t>werden</w:t>
      </w:r>
      <w:proofErr w:type="spellEnd"/>
      <w:r w:rsidR="008E71B9">
        <w:rPr>
          <w:rFonts w:ascii="Carlito" w:eastAsia="DejaVu Sans" w:hAnsi="Carlito" w:cs="DejaVu Sans"/>
          <w:kern w:val="0"/>
          <w:sz w:val="24"/>
          <w:szCs w:val="24"/>
          <w:lang w:val="en-US" w:bidi="en-US"/>
        </w:rPr>
        <w:t xml:space="preserve"> </w:t>
      </w:r>
      <w:proofErr w:type="spellStart"/>
      <w:r w:rsidR="008E71B9">
        <w:rPr>
          <w:rFonts w:ascii="Carlito" w:eastAsia="DejaVu Sans" w:hAnsi="Carlito" w:cs="DejaVu Sans"/>
          <w:kern w:val="0"/>
          <w:sz w:val="24"/>
          <w:szCs w:val="24"/>
          <w:lang w:val="en-US" w:bidi="en-US"/>
        </w:rPr>
        <w:t>durch</w:t>
      </w:r>
      <w:proofErr w:type="spellEnd"/>
      <w:r w:rsidR="008E71B9">
        <w:rPr>
          <w:rFonts w:ascii="Carlito" w:eastAsia="DejaVu Sans" w:hAnsi="Carlito" w:cs="DejaVu Sans"/>
          <w:kern w:val="0"/>
          <w:sz w:val="24"/>
          <w:szCs w:val="24"/>
          <w:lang w:val="en-US" w:bidi="en-US"/>
        </w:rPr>
        <w:t xml:space="preserve"> den </w:t>
      </w:r>
      <w:proofErr w:type="spellStart"/>
      <w:r w:rsidR="008E71B9">
        <w:rPr>
          <w:rFonts w:ascii="Carlito" w:eastAsia="DejaVu Sans" w:hAnsi="Carlito" w:cs="DejaVu Sans"/>
          <w:kern w:val="0"/>
          <w:sz w:val="24"/>
          <w:szCs w:val="24"/>
          <w:lang w:val="en-US" w:bidi="en-US"/>
        </w:rPr>
        <w:t>Ausschuss</w:t>
      </w:r>
      <w:proofErr w:type="spellEnd"/>
      <w:r w:rsidR="008E71B9">
        <w:rPr>
          <w:rFonts w:ascii="Carlito" w:eastAsia="DejaVu Sans" w:hAnsi="Carlito" w:cs="DejaVu Sans"/>
          <w:kern w:val="0"/>
          <w:sz w:val="24"/>
          <w:szCs w:val="24"/>
          <w:lang w:val="en-US" w:bidi="en-US"/>
        </w:rPr>
        <w:t xml:space="preserve"> </w:t>
      </w:r>
      <w:proofErr w:type="spellStart"/>
      <w:r w:rsidR="008E71B9">
        <w:rPr>
          <w:rFonts w:ascii="Carlito" w:eastAsia="DejaVu Sans" w:hAnsi="Carlito" w:cs="DejaVu Sans"/>
          <w:kern w:val="0"/>
          <w:sz w:val="24"/>
          <w:szCs w:val="24"/>
          <w:lang w:val="en-US" w:bidi="en-US"/>
        </w:rPr>
        <w:t>aktualisiert</w:t>
      </w:r>
      <w:proofErr w:type="spellEnd"/>
      <w:r w:rsidR="008E71B9">
        <w:rPr>
          <w:rFonts w:ascii="Carlito" w:eastAsia="DejaVu Sans" w:hAnsi="Carlito" w:cs="DejaVu Sans"/>
          <w:kern w:val="0"/>
          <w:sz w:val="24"/>
          <w:szCs w:val="24"/>
          <w:lang w:val="en-US" w:bidi="en-US"/>
        </w:rPr>
        <w:t xml:space="preserve"> </w:t>
      </w:r>
      <w:proofErr w:type="spellStart"/>
      <w:r w:rsidR="008E71B9">
        <w:rPr>
          <w:rFonts w:ascii="Carlito" w:eastAsia="DejaVu Sans" w:hAnsi="Carlito" w:cs="DejaVu Sans"/>
          <w:kern w:val="0"/>
          <w:sz w:val="24"/>
          <w:szCs w:val="24"/>
          <w:lang w:val="en-US" w:bidi="en-US"/>
        </w:rPr>
        <w:t>werden</w:t>
      </w:r>
      <w:proofErr w:type="spellEnd"/>
      <w:r w:rsidR="008E71B9">
        <w:rPr>
          <w:rFonts w:ascii="Carlito" w:eastAsia="DejaVu Sans" w:hAnsi="Carlito" w:cs="DejaVu Sans"/>
          <w:kern w:val="0"/>
          <w:sz w:val="24"/>
          <w:szCs w:val="24"/>
          <w:lang w:val="en-US" w:bidi="en-US"/>
        </w:rPr>
        <w:t xml:space="preserve">, </w:t>
      </w:r>
      <w:proofErr w:type="spellStart"/>
      <w:r w:rsidR="008E71B9">
        <w:rPr>
          <w:rFonts w:ascii="Carlito" w:eastAsia="DejaVu Sans" w:hAnsi="Carlito" w:cs="DejaVu Sans"/>
          <w:kern w:val="0"/>
          <w:sz w:val="24"/>
          <w:szCs w:val="24"/>
          <w:lang w:val="en-US" w:bidi="en-US"/>
        </w:rPr>
        <w:t>sodass</w:t>
      </w:r>
      <w:proofErr w:type="spellEnd"/>
      <w:r w:rsidR="008E71B9">
        <w:rPr>
          <w:rFonts w:ascii="Carlito" w:eastAsia="DejaVu Sans" w:hAnsi="Carlito" w:cs="DejaVu Sans"/>
          <w:kern w:val="0"/>
          <w:sz w:val="24"/>
          <w:szCs w:val="24"/>
          <w:lang w:val="en-US" w:bidi="en-US"/>
        </w:rPr>
        <w:t xml:space="preserve"> </w:t>
      </w:r>
      <w:proofErr w:type="spellStart"/>
      <w:r w:rsidR="008E71B9">
        <w:rPr>
          <w:rFonts w:ascii="Carlito" w:eastAsia="DejaVu Sans" w:hAnsi="Carlito" w:cs="DejaVu Sans"/>
          <w:kern w:val="0"/>
          <w:sz w:val="24"/>
          <w:szCs w:val="24"/>
          <w:lang w:val="en-US" w:bidi="en-US"/>
        </w:rPr>
        <w:t>diese</w:t>
      </w:r>
      <w:proofErr w:type="spellEnd"/>
      <w:r w:rsidR="008E71B9">
        <w:rPr>
          <w:rFonts w:ascii="Carlito" w:eastAsia="DejaVu Sans" w:hAnsi="Carlito" w:cs="DejaVu Sans"/>
          <w:kern w:val="0"/>
          <w:sz w:val="24"/>
          <w:szCs w:val="24"/>
          <w:lang w:val="en-US" w:bidi="en-US"/>
        </w:rPr>
        <w:t xml:space="preserve"> </w:t>
      </w:r>
      <w:proofErr w:type="spellStart"/>
      <w:r w:rsidR="008E71B9">
        <w:rPr>
          <w:rFonts w:ascii="Carlito" w:eastAsia="DejaVu Sans" w:hAnsi="Carlito" w:cs="DejaVu Sans"/>
          <w:kern w:val="0"/>
          <w:sz w:val="24"/>
          <w:szCs w:val="24"/>
          <w:lang w:val="en-US" w:bidi="en-US"/>
        </w:rPr>
        <w:t>Anforderung</w:t>
      </w:r>
      <w:proofErr w:type="spellEnd"/>
      <w:r w:rsidR="008E71B9">
        <w:rPr>
          <w:rFonts w:ascii="Carlito" w:eastAsia="DejaVu Sans" w:hAnsi="Carlito" w:cs="DejaVu Sans"/>
          <w:kern w:val="0"/>
          <w:sz w:val="24"/>
          <w:szCs w:val="24"/>
          <w:lang w:val="en-US" w:bidi="en-US"/>
        </w:rPr>
        <w:t xml:space="preserve"> </w:t>
      </w:r>
      <w:proofErr w:type="spellStart"/>
      <w:r w:rsidR="008E71B9">
        <w:rPr>
          <w:rFonts w:ascii="Carlito" w:eastAsia="DejaVu Sans" w:hAnsi="Carlito" w:cs="DejaVu Sans"/>
          <w:kern w:val="0"/>
          <w:sz w:val="24"/>
          <w:szCs w:val="24"/>
          <w:lang w:val="en-US" w:bidi="en-US"/>
        </w:rPr>
        <w:t>gewahrt</w:t>
      </w:r>
      <w:proofErr w:type="spellEnd"/>
      <w:r w:rsidR="008E71B9">
        <w:rPr>
          <w:rFonts w:ascii="Carlito" w:eastAsia="DejaVu Sans" w:hAnsi="Carlito" w:cs="DejaVu Sans"/>
          <w:kern w:val="0"/>
          <w:sz w:val="24"/>
          <w:szCs w:val="24"/>
          <w:lang w:val="en-US" w:bidi="en-US"/>
        </w:rPr>
        <w:t xml:space="preserve"> sein </w:t>
      </w:r>
      <w:proofErr w:type="spellStart"/>
      <w:proofErr w:type="gramStart"/>
      <w:r w:rsidR="008E71B9">
        <w:rPr>
          <w:rFonts w:ascii="Carlito" w:eastAsia="DejaVu Sans" w:hAnsi="Carlito" w:cs="DejaVu Sans"/>
          <w:kern w:val="0"/>
          <w:sz w:val="24"/>
          <w:szCs w:val="24"/>
          <w:lang w:val="en-US" w:bidi="en-US"/>
        </w:rPr>
        <w:t>wird.</w:t>
      </w:r>
      <w:r w:rsidR="00521472">
        <w:rPr>
          <w:rFonts w:ascii="Carlito" w:eastAsia="DejaVu Sans" w:hAnsi="Carlito" w:cs="DejaVu Sans"/>
          <w:kern w:val="0"/>
          <w:sz w:val="24"/>
          <w:szCs w:val="24"/>
          <w:lang w:val="en-US" w:bidi="en-US"/>
        </w:rPr>
        <w:t>n</w:t>
      </w:r>
      <w:proofErr w:type="spellEnd"/>
      <w:proofErr w:type="gramEnd"/>
    </w:p>
  </w:comment>
  <w:comment w:id="114" w:author="Breidenbach, Sarah" w:date="2025-07-15T11:26:00Z" w:initials="BS">
    <w:p w14:paraId="03000000" w14:textId="77777777" w:rsidR="0029163B" w:rsidRDefault="0052606F">
      <w:pPr>
        <w:overflowPunct w:val="0"/>
        <w:spacing w:after="0" w:line="240" w:lineRule="auto"/>
      </w:pPr>
      <w:r>
        <w:rPr>
          <w:rStyle w:val="Kommentarzeichen"/>
        </w:rPr>
        <w:annotationRef/>
      </w:r>
      <w:proofErr w:type="spellStart"/>
      <w:r w:rsidR="008E71B9">
        <w:rPr>
          <w:rFonts w:ascii="Carlito" w:eastAsia="DejaVu Sans" w:hAnsi="Carlito" w:cs="DejaVu Sans"/>
          <w:kern w:val="0"/>
          <w:sz w:val="24"/>
          <w:szCs w:val="24"/>
          <w:lang w:val="en-US" w:bidi="en-US"/>
        </w:rPr>
        <w:t>Räume</w:t>
      </w:r>
      <w:proofErr w:type="spellEnd"/>
      <w:r w:rsidR="008E71B9">
        <w:rPr>
          <w:rFonts w:ascii="Carlito" w:eastAsia="DejaVu Sans" w:hAnsi="Carlito" w:cs="DejaVu Sans"/>
          <w:kern w:val="0"/>
          <w:sz w:val="24"/>
          <w:szCs w:val="24"/>
          <w:lang w:val="en-US" w:bidi="en-US"/>
        </w:rPr>
        <w:t xml:space="preserve"> </w:t>
      </w:r>
      <w:proofErr w:type="spellStart"/>
      <w:r w:rsidR="008E71B9">
        <w:rPr>
          <w:rFonts w:ascii="Carlito" w:eastAsia="DejaVu Sans" w:hAnsi="Carlito" w:cs="DejaVu Sans"/>
          <w:kern w:val="0"/>
          <w:sz w:val="24"/>
          <w:szCs w:val="24"/>
          <w:lang w:val="en-US" w:bidi="en-US"/>
        </w:rPr>
        <w:t>als</w:t>
      </w:r>
      <w:proofErr w:type="spellEnd"/>
      <w:r w:rsidR="008E71B9">
        <w:rPr>
          <w:rFonts w:ascii="Carlito" w:eastAsia="DejaVu Sans" w:hAnsi="Carlito" w:cs="DejaVu Sans"/>
          <w:kern w:val="0"/>
          <w:sz w:val="24"/>
          <w:szCs w:val="24"/>
          <w:lang w:val="en-US" w:bidi="en-US"/>
        </w:rPr>
        <w:t xml:space="preserve"> </w:t>
      </w:r>
      <w:proofErr w:type="spellStart"/>
      <w:r w:rsidR="008E71B9">
        <w:rPr>
          <w:rFonts w:ascii="Carlito" w:eastAsia="DejaVu Sans" w:hAnsi="Carlito" w:cs="DejaVu Sans"/>
          <w:kern w:val="0"/>
          <w:sz w:val="24"/>
          <w:szCs w:val="24"/>
          <w:lang w:val="en-US" w:bidi="en-US"/>
        </w:rPr>
        <w:t>Metapher</w:t>
      </w:r>
      <w:proofErr w:type="spellEnd"/>
    </w:p>
  </w:comment>
  <w:comment w:id="115" w:author="Christoph Strieder" w:date="2025-12-15T17:30:00Z" w:initials="CS">
    <w:p w14:paraId="04000000" w14:textId="77777777" w:rsidR="0029163B" w:rsidRDefault="0052606F">
      <w:pPr>
        <w:overflowPunct w:val="0"/>
        <w:spacing w:after="0" w:line="240" w:lineRule="auto"/>
      </w:pPr>
      <w:r>
        <w:rPr>
          <w:rStyle w:val="Kommentarzeichen"/>
        </w:rPr>
        <w:annotationRef/>
      </w:r>
      <w:proofErr w:type="spellStart"/>
      <w:r w:rsidR="008E71B9">
        <w:rPr>
          <w:rFonts w:ascii="Carlito" w:eastAsia="DejaVu Sans" w:hAnsi="Carlito" w:cs="DejaVu Sans"/>
          <w:kern w:val="0"/>
          <w:sz w:val="24"/>
          <w:szCs w:val="24"/>
          <w:lang w:val="en-US" w:bidi="en-US"/>
        </w:rPr>
        <w:t>klar</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3E36095" w15:done="0"/>
  <w15:commentEx w15:paraId="67AC231F" w15:done="0"/>
  <w15:commentEx w15:paraId="1CE48795" w15:paraIdParent="67AC231F" w15:done="0"/>
  <w15:commentEx w15:paraId="29ECE806" w15:done="0"/>
  <w15:commentEx w15:paraId="6E1F667A" w15:paraIdParent="29ECE806" w15:done="0"/>
  <w15:commentEx w15:paraId="008DF18B" w15:done="0"/>
  <w15:commentEx w15:paraId="1E7C38CE" w15:done="0"/>
  <w15:commentEx w15:paraId="1A1A273B" w15:done="0"/>
  <w15:commentEx w15:paraId="39A4960C" w15:done="0"/>
  <w15:commentEx w15:paraId="488B7CDA" w15:paraIdParent="39A4960C" w15:done="0"/>
  <w15:commentEx w15:paraId="7DBEE655" w15:done="0"/>
  <w15:commentEx w15:paraId="60782049" w15:done="0"/>
  <w15:commentEx w15:paraId="59E7779A" w15:done="0"/>
  <w15:commentEx w15:paraId="1887B9BE" w15:done="0"/>
  <w15:commentEx w15:paraId="099470D5" w15:done="0"/>
  <w15:commentEx w15:paraId="49AD5384" w15:done="0"/>
  <w15:commentEx w15:paraId="01B4FCCC" w15:done="0"/>
  <w15:commentEx w15:paraId="03000000" w15:done="1"/>
  <w15:commentEx w15:paraId="04000000" w15:paraIdParent="0300000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4368373" w16cex:dateUtc="2026-04-16T12:20:00Z"/>
  <w16cex:commentExtensible w16cex:durableId="41C8B4AF" w16cex:dateUtc="2026-04-16T12:23:00Z"/>
  <w16cex:commentExtensible w16cex:durableId="2AF2D3E8" w16cex:dateUtc="2026-04-16T12:24:00Z"/>
  <w16cex:commentExtensible w16cex:durableId="08557B10" w16cex:dateUtc="2026-01-20T12:54:00Z"/>
  <w16cex:commentExtensible w16cex:durableId="3AD1EB31" w16cex:dateUtc="2026-04-16T12:24:00Z"/>
  <w16cex:commentExtensible w16cex:durableId="2124987D" w16cex:dateUtc="2026-04-16T12:27:00Z"/>
  <w16cex:commentExtensible w16cex:durableId="3986CBCB" w16cex:dateUtc="2026-04-16T12:27:00Z"/>
  <w16cex:commentExtensible w16cex:durableId="6ACBA9D7" w16cex:dateUtc="2026-04-16T12:28:00Z"/>
  <w16cex:commentExtensible w16cex:durableId="4934AD20" w16cex:dateUtc="2026-04-16T12:28:00Z"/>
  <w16cex:commentExtensible w16cex:durableId="7B700C6E" w16cex:dateUtc="2026-04-16T12:34:00Z"/>
  <w16cex:commentExtensible w16cex:durableId="511E2EDA" w16cex:dateUtc="2026-04-16T12:35:00Z"/>
  <w16cex:commentExtensible w16cex:durableId="55C00CC0" w16cex:dateUtc="2026-04-16T12:33:00Z"/>
  <w16cex:commentExtensible w16cex:durableId="51DF95A2" w16cex:dateUtc="2026-04-16T1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3E36095" w16cid:durableId="54368373"/>
  <w16cid:commentId w16cid:paraId="67AC231F" w16cid:durableId="41C8B4AF"/>
  <w16cid:commentId w16cid:paraId="1CE48795" w16cid:durableId="2AF2D3E8"/>
  <w16cid:commentId w16cid:paraId="29ECE806" w16cid:durableId="29ECE806"/>
  <w16cid:commentId w16cid:paraId="6E1F667A" w16cid:durableId="08557B10"/>
  <w16cid:commentId w16cid:paraId="008DF18B" w16cid:durableId="008DF18B"/>
  <w16cid:commentId w16cid:paraId="1E7C38CE" w16cid:durableId="3AD1EB31"/>
  <w16cid:commentId w16cid:paraId="1A1A273B" w16cid:durableId="2124987D"/>
  <w16cid:commentId w16cid:paraId="39A4960C" w16cid:durableId="3986CBCB"/>
  <w16cid:commentId w16cid:paraId="488B7CDA" w16cid:durableId="6ACBA9D7"/>
  <w16cid:commentId w16cid:paraId="7DBEE655" w16cid:durableId="4934AD20"/>
  <w16cid:commentId w16cid:paraId="60782049" w16cid:durableId="60782049"/>
  <w16cid:commentId w16cid:paraId="59E7779A" w16cid:durableId="7B700C6E"/>
  <w16cid:commentId w16cid:paraId="1887B9BE" w16cid:durableId="511E2EDA"/>
  <w16cid:commentId w16cid:paraId="099470D5" w16cid:durableId="55C00CC0"/>
  <w16cid:commentId w16cid:paraId="49AD5384" w16cid:durableId="51DF95A2"/>
  <w16cid:commentId w16cid:paraId="01B4FCCC" w16cid:durableId="01B4FCCC"/>
  <w16cid:commentId w16cid:paraId="03000000" w16cid:durableId="03000000"/>
  <w16cid:commentId w16cid:paraId="04000000" w16cid:durableId="0400000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rlito">
    <w:altName w:val="Calibri"/>
    <w:charset w:val="01"/>
    <w:family w:val="roman"/>
    <w:pitch w:val="variable"/>
  </w:font>
  <w:font w:name="Noto Sans SC Regular">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DejaVu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A7347"/>
    <w:multiLevelType w:val="multilevel"/>
    <w:tmpl w:val="819A6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E6C545C"/>
    <w:multiLevelType w:val="multilevel"/>
    <w:tmpl w:val="3B94F1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FAF2A0C"/>
    <w:multiLevelType w:val="multilevel"/>
    <w:tmpl w:val="7F881F3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29CF36FC"/>
    <w:multiLevelType w:val="multilevel"/>
    <w:tmpl w:val="3B20A1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E9C50E5"/>
    <w:multiLevelType w:val="multilevel"/>
    <w:tmpl w:val="2F1EE04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6B24F6C"/>
    <w:multiLevelType w:val="multilevel"/>
    <w:tmpl w:val="45D68A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AD921A5"/>
    <w:multiLevelType w:val="multilevel"/>
    <w:tmpl w:val="EBAA5FF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59960CDB"/>
    <w:multiLevelType w:val="multilevel"/>
    <w:tmpl w:val="A214763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5A1525BF"/>
    <w:multiLevelType w:val="multilevel"/>
    <w:tmpl w:val="9BA448F2"/>
    <w:lvl w:ilvl="0">
      <w:start w:val="1"/>
      <w:numFmt w:val="decimal"/>
      <w:lvlText w:val="%1."/>
      <w:lvlJc w:val="left"/>
      <w:pPr>
        <w:tabs>
          <w:tab w:val="num" w:pos="0"/>
        </w:tabs>
        <w:ind w:left="720" w:hanging="360"/>
      </w:pPr>
      <w:rPr>
        <w:rFonts w:asciiTheme="minorHAnsi" w:eastAsiaTheme="minorHAnsi" w:hAnsiTheme="minorHAnsi" w:cstheme="minorBidi"/>
        <w:color w:val="auto"/>
        <w:kern w:val="2"/>
        <w:sz w:val="22"/>
        <w:szCs w:val="22"/>
        <w:lang w:val="de-DE" w:eastAsia="en-US" w:bidi="ar-SA"/>
        <w14:ligatures w14:val="standardContextual"/>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5F0A4933"/>
    <w:multiLevelType w:val="multilevel"/>
    <w:tmpl w:val="83A6F0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63EA5D10"/>
    <w:multiLevelType w:val="multilevel"/>
    <w:tmpl w:val="0B04FE7C"/>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1" w15:restartNumberingAfterBreak="0">
    <w:nsid w:val="758259E1"/>
    <w:multiLevelType w:val="multilevel"/>
    <w:tmpl w:val="C3B0CF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numFmt w:val="bullet"/>
      <w:lvlText w:val="-"/>
      <w:lvlJc w:val="left"/>
      <w:pPr>
        <w:tabs>
          <w:tab w:val="num" w:pos="0"/>
        </w:tabs>
        <w:ind w:left="2160" w:hanging="360"/>
      </w:pPr>
      <w:rPr>
        <w:rFonts w:ascii="Aptos" w:eastAsiaTheme="minorHAnsi" w:hAnsi="Aptos" w:cstheme="minorBidi"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76804C6C"/>
    <w:multiLevelType w:val="multilevel"/>
    <w:tmpl w:val="0B5047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7DD22729"/>
    <w:multiLevelType w:val="multilevel"/>
    <w:tmpl w:val="FEF22F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443770012">
    <w:abstractNumId w:val="9"/>
  </w:num>
  <w:num w:numId="2" w16cid:durableId="1844975423">
    <w:abstractNumId w:val="0"/>
  </w:num>
  <w:num w:numId="3" w16cid:durableId="1618638029">
    <w:abstractNumId w:val="5"/>
  </w:num>
  <w:num w:numId="4" w16cid:durableId="1860390956">
    <w:abstractNumId w:val="1"/>
  </w:num>
  <w:num w:numId="5" w16cid:durableId="583225235">
    <w:abstractNumId w:val="11"/>
  </w:num>
  <w:num w:numId="6" w16cid:durableId="636839549">
    <w:abstractNumId w:val="13"/>
  </w:num>
  <w:num w:numId="7" w16cid:durableId="483207374">
    <w:abstractNumId w:val="3"/>
  </w:num>
  <w:num w:numId="8" w16cid:durableId="531840731">
    <w:abstractNumId w:val="10"/>
  </w:num>
  <w:num w:numId="9" w16cid:durableId="1484538649">
    <w:abstractNumId w:val="7"/>
  </w:num>
  <w:num w:numId="10" w16cid:durableId="1203833037">
    <w:abstractNumId w:val="2"/>
  </w:num>
  <w:num w:numId="11" w16cid:durableId="1685588499">
    <w:abstractNumId w:val="6"/>
  </w:num>
  <w:num w:numId="12" w16cid:durableId="1562205974">
    <w:abstractNumId w:val="4"/>
  </w:num>
  <w:num w:numId="13" w16cid:durableId="1999576226">
    <w:abstractNumId w:val="8"/>
  </w:num>
  <w:num w:numId="14" w16cid:durableId="1958364775">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ristoph Strieder">
    <w15:presenceInfo w15:providerId="Windows Live" w15:userId="4c62ddc27eb592f8"/>
  </w15:person>
  <w15:person w15:author="Hagen Marten">
    <w15:presenceInfo w15:providerId="AD" w15:userId="S::marten@rae-preuss-partner.de::7c33ff9d-27e6-45ad-b800-960f9c852652"/>
  </w15:person>
  <w15:person w15:author="Breidenbach, Sarah">
    <w15:presenceInfo w15:providerId="AD" w15:userId="S::sarah.breidenbach@rheinische-post.de::7b4d2797-fe23-4288-b2f9-9f8a0530bdd3"/>
  </w15:person>
  <w15:person w15:author="Rohjans, Markus">
    <w15:presenceInfo w15:providerId="AD" w15:userId="S::markus.rohjans@rheinische-post.de::38dd3358-d9a7-416e-a0da-9c4d6cb003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autoHyphenation/>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ktennummer" w:val="160/25"/>
    <w:docVar w:name="Bemerkung" w:val="Entwurf BV KI Stand 22.01.2026"/>
    <w:docVar w:name="DDNr" w:val="D17/D16-26"/>
    <w:docVar w:name="DDNummerPH" w:val="fehlt"/>
    <w:docVar w:name="dgnword-docGUID" w:val="{880509DE-783D-4606-A61E-FDE781494CD6}"/>
    <w:docVar w:name="dgnword-eventsink" w:val="2119446325488"/>
    <w:docVar w:name="dgnword-lastRevisionsView" w:val="0"/>
    <w:docVar w:name="DMSunterordner" w:val="117473"/>
    <w:docVar w:name="EAStatus" w:val="6"/>
    <w:docVar w:name="GKZ" w:val="2 Ca 1843/25"/>
    <w:docVar w:name="Rubrik" w:val="EN_x0009_Entwürfe"/>
    <w:docVar w:name="Schlagwort" w:val="solleer"/>
  </w:docVars>
  <w:rsids>
    <w:rsidRoot w:val="0029163B"/>
    <w:rsid w:val="00156E12"/>
    <w:rsid w:val="00205470"/>
    <w:rsid w:val="0029163B"/>
    <w:rsid w:val="002D5C82"/>
    <w:rsid w:val="00521472"/>
    <w:rsid w:val="0052606F"/>
    <w:rsid w:val="006E4279"/>
    <w:rsid w:val="00722E24"/>
    <w:rsid w:val="00786593"/>
    <w:rsid w:val="008B6848"/>
    <w:rsid w:val="008D09E1"/>
    <w:rsid w:val="008E71B9"/>
    <w:rsid w:val="00982122"/>
    <w:rsid w:val="00A15B5A"/>
    <w:rsid w:val="00B16228"/>
    <w:rsid w:val="00F45ED2"/>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8C2B7"/>
  <w15:docId w15:val="{FD451BEA-1E62-414E-B418-57B25652C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60" w:line="259" w:lineRule="auto"/>
    </w:pPr>
  </w:style>
  <w:style w:type="paragraph" w:styleId="berschrift1">
    <w:name w:val="heading 1"/>
    <w:basedOn w:val="Standard"/>
    <w:next w:val="Standard"/>
    <w:link w:val="berschrift1Zchn"/>
    <w:uiPriority w:val="9"/>
    <w:qFormat/>
    <w:rsid w:val="009344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344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344F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344F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344F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344F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344F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344F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344F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qFormat/>
    <w:rsid w:val="009344F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qFormat/>
    <w:rsid w:val="009344F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qFormat/>
    <w:rsid w:val="009344F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qFormat/>
    <w:rsid w:val="009344F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qFormat/>
    <w:rsid w:val="009344F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qFormat/>
    <w:rsid w:val="009344F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qFormat/>
    <w:rsid w:val="009344F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qFormat/>
    <w:rsid w:val="009344F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qFormat/>
    <w:rsid w:val="009344F0"/>
    <w:rPr>
      <w:rFonts w:eastAsiaTheme="majorEastAsia" w:cstheme="majorBidi"/>
      <w:color w:val="272727" w:themeColor="text1" w:themeTint="D8"/>
    </w:rPr>
  </w:style>
  <w:style w:type="character" w:customStyle="1" w:styleId="TitelZchn">
    <w:name w:val="Titel Zchn"/>
    <w:basedOn w:val="Absatz-Standardschriftart"/>
    <w:link w:val="Titel"/>
    <w:uiPriority w:val="10"/>
    <w:qFormat/>
    <w:rsid w:val="009344F0"/>
    <w:rPr>
      <w:rFonts w:asciiTheme="majorHAnsi" w:eastAsiaTheme="majorEastAsia" w:hAnsiTheme="majorHAnsi" w:cstheme="majorBidi"/>
      <w:spacing w:val="-10"/>
      <w:kern w:val="2"/>
      <w:sz w:val="56"/>
      <w:szCs w:val="56"/>
    </w:rPr>
  </w:style>
  <w:style w:type="character" w:customStyle="1" w:styleId="UntertitelZchn">
    <w:name w:val="Untertitel Zchn"/>
    <w:basedOn w:val="Absatz-Standardschriftart"/>
    <w:link w:val="Untertitel"/>
    <w:uiPriority w:val="11"/>
    <w:qFormat/>
    <w:rsid w:val="009344F0"/>
    <w:rPr>
      <w:rFonts w:eastAsiaTheme="majorEastAsia" w:cstheme="majorBidi"/>
      <w:color w:val="595959" w:themeColor="text1" w:themeTint="A6"/>
      <w:spacing w:val="15"/>
      <w:sz w:val="28"/>
      <w:szCs w:val="28"/>
    </w:rPr>
  </w:style>
  <w:style w:type="character" w:customStyle="1" w:styleId="ZitatZchn">
    <w:name w:val="Zitat Zchn"/>
    <w:basedOn w:val="Absatz-Standardschriftart"/>
    <w:link w:val="Zitat"/>
    <w:uiPriority w:val="29"/>
    <w:qFormat/>
    <w:rsid w:val="009344F0"/>
    <w:rPr>
      <w:i/>
      <w:iCs/>
      <w:color w:val="404040" w:themeColor="text1" w:themeTint="BF"/>
    </w:rPr>
  </w:style>
  <w:style w:type="character" w:styleId="IntensiveHervorhebung">
    <w:name w:val="Intense Emphasis"/>
    <w:basedOn w:val="Absatz-Standardschriftart"/>
    <w:uiPriority w:val="21"/>
    <w:qFormat/>
    <w:rsid w:val="009344F0"/>
    <w:rPr>
      <w:i/>
      <w:iCs/>
      <w:color w:val="0F4761" w:themeColor="accent1" w:themeShade="BF"/>
    </w:rPr>
  </w:style>
  <w:style w:type="character" w:customStyle="1" w:styleId="IntensivesZitatZchn">
    <w:name w:val="Intensives Zitat Zchn"/>
    <w:basedOn w:val="Absatz-Standardschriftart"/>
    <w:link w:val="IntensivesZitat"/>
    <w:uiPriority w:val="30"/>
    <w:qFormat/>
    <w:rsid w:val="009344F0"/>
    <w:rPr>
      <w:i/>
      <w:iCs/>
      <w:color w:val="0F4761" w:themeColor="accent1" w:themeShade="BF"/>
    </w:rPr>
  </w:style>
  <w:style w:type="character" w:styleId="IntensiverVerweis">
    <w:name w:val="Intense Reference"/>
    <w:basedOn w:val="Absatz-Standardschriftart"/>
    <w:uiPriority w:val="32"/>
    <w:qFormat/>
    <w:rsid w:val="009344F0"/>
    <w:rPr>
      <w:b/>
      <w:bCs/>
      <w:smallCaps/>
      <w:color w:val="0F4761" w:themeColor="accent1" w:themeShade="BF"/>
      <w:spacing w:val="5"/>
    </w:rPr>
  </w:style>
  <w:style w:type="character" w:customStyle="1" w:styleId="linenumber1">
    <w:name w:val="line number1"/>
    <w:qFormat/>
  </w:style>
  <w:style w:type="character" w:styleId="Kommentarzeichen">
    <w:name w:val="annotation reference"/>
    <w:basedOn w:val="Absatz-Standardschriftart"/>
    <w:uiPriority w:val="99"/>
    <w:semiHidden/>
    <w:unhideWhenUsed/>
    <w:qFormat/>
    <w:rsid w:val="001E1A21"/>
    <w:rPr>
      <w:sz w:val="16"/>
      <w:szCs w:val="16"/>
    </w:rPr>
  </w:style>
  <w:style w:type="character" w:customStyle="1" w:styleId="KommentartextZchn">
    <w:name w:val="Kommentartext Zchn"/>
    <w:basedOn w:val="Absatz-Standardschriftart"/>
    <w:link w:val="Kommentartext"/>
    <w:uiPriority w:val="99"/>
    <w:qFormat/>
    <w:rsid w:val="001E1A21"/>
    <w:rPr>
      <w:sz w:val="20"/>
      <w:szCs w:val="20"/>
    </w:rPr>
  </w:style>
  <w:style w:type="character" w:customStyle="1" w:styleId="KommentarthemaZchn">
    <w:name w:val="Kommentarthema Zchn"/>
    <w:basedOn w:val="KommentartextZchn"/>
    <w:link w:val="Kommentarthema"/>
    <w:uiPriority w:val="99"/>
    <w:semiHidden/>
    <w:qFormat/>
    <w:rsid w:val="001E1A21"/>
    <w:rPr>
      <w:b/>
      <w:bCs/>
      <w:sz w:val="20"/>
      <w:szCs w:val="20"/>
    </w:rPr>
  </w:style>
  <w:style w:type="character" w:styleId="Zeilennummer">
    <w:name w:val="line number"/>
  </w:style>
  <w:style w:type="paragraph" w:customStyle="1" w:styleId="berschrift">
    <w:name w:val="Überschrift"/>
    <w:basedOn w:val="Standard"/>
    <w:next w:val="Textkrper"/>
    <w:qFormat/>
    <w:pPr>
      <w:keepNext/>
      <w:spacing w:before="240" w:after="120"/>
    </w:pPr>
    <w:rPr>
      <w:rFonts w:ascii="Carlito" w:eastAsia="Noto Sans SC Regular" w:hAnsi="Carlito" w:cs="Noto Sans Devanagari"/>
      <w:sz w:val="28"/>
      <w:szCs w:val="28"/>
    </w:rPr>
  </w:style>
  <w:style w:type="paragraph" w:styleId="Textkrper">
    <w:name w:val="Body Text"/>
    <w:basedOn w:val="Standard"/>
    <w:pPr>
      <w:spacing w:after="140" w:line="276" w:lineRule="auto"/>
    </w:pPr>
  </w:style>
  <w:style w:type="paragraph" w:styleId="Liste">
    <w:name w:val="List"/>
    <w:basedOn w:val="Textkrper"/>
    <w:rPr>
      <w:rFonts w:cs="Noto Sans Devanagari"/>
    </w:rPr>
  </w:style>
  <w:style w:type="paragraph" w:styleId="Beschriftung">
    <w:name w:val="caption"/>
    <w:basedOn w:val="Standard"/>
    <w:qFormat/>
    <w:pPr>
      <w:suppressLineNumbers/>
      <w:spacing w:before="120" w:after="120"/>
    </w:pPr>
    <w:rPr>
      <w:rFonts w:cs="Noto Sans Devanagari"/>
      <w:i/>
      <w:iCs/>
      <w:sz w:val="24"/>
      <w:szCs w:val="24"/>
    </w:rPr>
  </w:style>
  <w:style w:type="paragraph" w:customStyle="1" w:styleId="Verzeichnis">
    <w:name w:val="Verzeichnis"/>
    <w:basedOn w:val="Standard"/>
    <w:qFormat/>
    <w:pPr>
      <w:suppressLineNumbers/>
    </w:pPr>
    <w:rPr>
      <w:rFonts w:cs="Noto Sans Devanagari"/>
    </w:rPr>
  </w:style>
  <w:style w:type="paragraph" w:customStyle="1" w:styleId="caption1">
    <w:name w:val="caption1"/>
    <w:basedOn w:val="Standard"/>
    <w:qFormat/>
    <w:pPr>
      <w:suppressLineNumbers/>
      <w:spacing w:before="120" w:after="120"/>
    </w:pPr>
    <w:rPr>
      <w:rFonts w:cs="Noto Sans Devanagari"/>
      <w:i/>
      <w:iCs/>
      <w:sz w:val="24"/>
      <w:szCs w:val="24"/>
    </w:rPr>
  </w:style>
  <w:style w:type="paragraph" w:styleId="Titel">
    <w:name w:val="Title"/>
    <w:basedOn w:val="Standard"/>
    <w:next w:val="Standard"/>
    <w:link w:val="TitelZchn"/>
    <w:uiPriority w:val="10"/>
    <w:qFormat/>
    <w:rsid w:val="009344F0"/>
    <w:pPr>
      <w:spacing w:after="80" w:line="240" w:lineRule="auto"/>
      <w:contextualSpacing/>
    </w:pPr>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rsid w:val="009344F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344F0"/>
    <w:pPr>
      <w:spacing w:before="160"/>
      <w:jc w:val="center"/>
    </w:pPr>
    <w:rPr>
      <w:i/>
      <w:iCs/>
      <w:color w:val="404040" w:themeColor="text1" w:themeTint="BF"/>
    </w:rPr>
  </w:style>
  <w:style w:type="paragraph" w:styleId="Listenabsatz">
    <w:name w:val="List Paragraph"/>
    <w:basedOn w:val="Standard"/>
    <w:uiPriority w:val="34"/>
    <w:qFormat/>
    <w:rsid w:val="009344F0"/>
    <w:pPr>
      <w:ind w:left="720"/>
      <w:contextualSpacing/>
    </w:pPr>
  </w:style>
  <w:style w:type="paragraph" w:styleId="IntensivesZitat">
    <w:name w:val="Intense Quote"/>
    <w:basedOn w:val="Standard"/>
    <w:next w:val="Standard"/>
    <w:link w:val="IntensivesZitatZchn"/>
    <w:uiPriority w:val="30"/>
    <w:qFormat/>
    <w:rsid w:val="009344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berarbeitung">
    <w:name w:val="Revision"/>
    <w:uiPriority w:val="99"/>
    <w:semiHidden/>
    <w:qFormat/>
    <w:rsid w:val="00B747AF"/>
    <w:pPr>
      <w:suppressAutoHyphens w:val="0"/>
    </w:pPr>
  </w:style>
  <w:style w:type="paragraph" w:styleId="Kommentartext">
    <w:name w:val="annotation text"/>
    <w:basedOn w:val="Standard"/>
    <w:link w:val="KommentartextZchn"/>
    <w:uiPriority w:val="99"/>
    <w:unhideWhenUsed/>
    <w:qFormat/>
    <w:rsid w:val="001E1A21"/>
    <w:pPr>
      <w:spacing w:line="240" w:lineRule="auto"/>
    </w:pPr>
    <w:rPr>
      <w:sz w:val="20"/>
      <w:szCs w:val="20"/>
    </w:rPr>
  </w:style>
  <w:style w:type="paragraph" w:styleId="Kommentarthema">
    <w:name w:val="annotation subject"/>
    <w:basedOn w:val="Kommentartext"/>
    <w:next w:val="Kommentartext"/>
    <w:link w:val="KommentarthemaZchn"/>
    <w:uiPriority w:val="99"/>
    <w:semiHidden/>
    <w:unhideWhenUsed/>
    <w:qFormat/>
    <w:rsid w:val="001E1A21"/>
    <w:rPr>
      <w:b/>
      <w:bCs/>
    </w:rPr>
  </w:style>
  <w:style w:type="paragraph" w:styleId="StandardWeb">
    <w:name w:val="Normal (Web)"/>
    <w:basedOn w:val="Standard"/>
    <w:uiPriority w:val="99"/>
    <w:semiHidden/>
    <w:unhideWhenUsed/>
    <w:qFormat/>
    <w:rsid w:val="009B4DB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2295</Words>
  <Characters>14460</Characters>
  <Application>Microsoft Office Word</Application>
  <DocSecurity>0</DocSecurity>
  <Lines>120</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STRIEDER Rechtsanwaelte</dc:creator>
  <dc:description/>
  <cp:lastModifiedBy>Christoph Strieder</cp:lastModifiedBy>
  <cp:revision>4</cp:revision>
  <cp:lastPrinted>2025-05-21T15:45:00Z</cp:lastPrinted>
  <dcterms:created xsi:type="dcterms:W3CDTF">2026-04-16T12:23:00Z</dcterms:created>
  <dcterms:modified xsi:type="dcterms:W3CDTF">2026-04-16T13:45:00Z</dcterms:modified>
  <dc:language>de-DE</dc:language>
</cp:coreProperties>
</file>